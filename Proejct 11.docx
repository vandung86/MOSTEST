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DA29" w14:textId="36323795" w:rsidR="004A26FF" w:rsidRPr="00EE178B" w:rsidRDefault="009F3AEF" w:rsidP="008C1589">
      <w:pPr>
        <w:pStyle w:val="Title"/>
        <w:rPr>
          <w:lang w:val="fr-FR"/>
        </w:rPr>
      </w:pPr>
      <w:r w:rsidRPr="00EE178B">
        <w:t xml:space="preserve">Making </w:t>
      </w:r>
      <w:r w:rsidR="00A94647">
        <w:t>sponge cake</w:t>
      </w:r>
      <w:r w:rsidR="00A94647">
        <w:rPr>
          <w:rStyle w:val="EndnoteReference"/>
        </w:rPr>
        <w:endnoteReference w:id="1"/>
      </w:r>
    </w:p>
    <w:p w14:paraId="69E702CA" w14:textId="77777777" w:rsidR="00803C43" w:rsidRDefault="00803C43" w:rsidP="00803C43"/>
    <w:p w14:paraId="7042299D" w14:textId="5A1D7A27" w:rsidR="004E4EE6" w:rsidRPr="00EE178B" w:rsidRDefault="00AC45CB" w:rsidP="008C1589">
      <w:pPr>
        <w:pStyle w:val="Heading1"/>
        <w:spacing w:before="0" w:after="160" w:line="240" w:lineRule="auto"/>
        <w:rPr>
          <w:lang w:val="fr-FR"/>
        </w:rPr>
      </w:pPr>
      <w:r>
        <w:t>Manufacturing Process</w:t>
      </w:r>
    </w:p>
    <w:p w14:paraId="35435A41" w14:textId="18C67EE4" w:rsidR="004A26FF" w:rsidRPr="00BB4A9A" w:rsidRDefault="00A94647" w:rsidP="008C1589">
      <w:pPr>
        <w:spacing w:after="160" w:line="240" w:lineRule="auto"/>
      </w:pPr>
      <w:r w:rsidRPr="00A94647">
        <w:t>If you've never made a sponge cake or want to make a no-frills treat, try making a basic sponge cake. You need nothing more than flour, sugar, eggs and butter for a simple cake that you can top with your favorite frosting or leave it as is.</w:t>
      </w:r>
    </w:p>
    <w:p w14:paraId="73EA50F1" w14:textId="77777777" w:rsidR="00CC5468" w:rsidRDefault="00532A25" w:rsidP="008C1589">
      <w:pPr>
        <w:spacing w:after="160" w:line="240" w:lineRule="auto"/>
      </w:pPr>
      <w:r>
        <w:rPr>
          <w:noProof/>
        </w:rPr>
        <w:drawing>
          <wp:inline distT="0" distB="0" distL="0" distR="0" wp14:anchorId="18A49C4E" wp14:editId="756EFDD6">
            <wp:extent cx="5943600" cy="3200400"/>
            <wp:effectExtent l="0" t="0" r="0" b="19050"/>
            <wp:docPr id="1" name="Diagramme 1" descr="Flowchart describing the process of cooking muffin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F302BE0" w14:textId="6FD0ED42" w:rsidR="00DC207F" w:rsidRPr="00BB4A9A" w:rsidRDefault="00C47694" w:rsidP="008C1589">
      <w:pPr>
        <w:pStyle w:val="Heading1"/>
        <w:spacing w:before="360" w:after="160" w:line="240" w:lineRule="auto"/>
      </w:pPr>
      <w:r>
        <w:t>Various type</w:t>
      </w:r>
    </w:p>
    <w:p w14:paraId="76103A2A" w14:textId="3F5289B7" w:rsidR="00DC207F" w:rsidRDefault="00A94647" w:rsidP="008C1589">
      <w:pPr>
        <w:spacing w:line="240" w:lineRule="auto"/>
      </w:pPr>
      <w:r w:rsidRPr="00A94647">
        <w:t>Once you get used to baking cakes, you can change it up a bit or add flavor to the cake</w:t>
      </w:r>
      <w:r w:rsidR="009F3AEF" w:rsidRPr="0053303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15" w:type="dxa"/>
          <w:bottom w:w="115" w:type="dxa"/>
          <w:right w:w="115" w:type="dxa"/>
        </w:tblCellMar>
        <w:tblLook w:val="04A0" w:firstRow="1" w:lastRow="0" w:firstColumn="1" w:lastColumn="0" w:noHBand="0" w:noVBand="1"/>
      </w:tblPr>
      <w:tblGrid>
        <w:gridCol w:w="4675"/>
        <w:gridCol w:w="4675"/>
      </w:tblGrid>
      <w:tr w:rsidR="000F037D" w:rsidRPr="00EE178B" w14:paraId="51934EC4" w14:textId="77777777" w:rsidTr="000F037D">
        <w:tc>
          <w:tcPr>
            <w:tcW w:w="4675" w:type="dxa"/>
          </w:tcPr>
          <w:p w14:paraId="1F4CF213" w14:textId="58DE6E36" w:rsidR="00533031" w:rsidRDefault="00A94647" w:rsidP="008C1589">
            <w:pPr>
              <w:pStyle w:val="ListParagraph"/>
              <w:numPr>
                <w:ilvl w:val="0"/>
                <w:numId w:val="11"/>
              </w:numPr>
              <w:rPr>
                <w:lang w:val="fr-FR"/>
              </w:rPr>
            </w:pPr>
            <w:r>
              <w:t>Chocolate sponge cake</w:t>
            </w:r>
          </w:p>
          <w:p w14:paraId="2A872540" w14:textId="2DFD74C3" w:rsidR="00533031" w:rsidRDefault="00A94647" w:rsidP="008C1589">
            <w:pPr>
              <w:pStyle w:val="ListParagraph"/>
              <w:numPr>
                <w:ilvl w:val="0"/>
                <w:numId w:val="11"/>
              </w:numPr>
              <w:rPr>
                <w:lang w:val="fr-FR"/>
              </w:rPr>
            </w:pPr>
            <w:r>
              <w:t>Strawberry sponge cake</w:t>
            </w:r>
          </w:p>
          <w:p w14:paraId="58DF3234" w14:textId="14E82B64" w:rsidR="000F037D" w:rsidRPr="00BB4A9A" w:rsidRDefault="00C47694" w:rsidP="008C1589">
            <w:pPr>
              <w:pStyle w:val="ListParagraph"/>
              <w:numPr>
                <w:ilvl w:val="0"/>
                <w:numId w:val="11"/>
              </w:numPr>
            </w:pPr>
            <w:r w:rsidRPr="00C47694">
              <w:t>Sponge cake rolled with bamboo charcoal</w:t>
            </w:r>
          </w:p>
        </w:tc>
        <w:tc>
          <w:tcPr>
            <w:tcW w:w="4675" w:type="dxa"/>
          </w:tcPr>
          <w:p w14:paraId="4DB4D441" w14:textId="77777777" w:rsidR="00C47694" w:rsidRPr="00C47694" w:rsidRDefault="00C47694" w:rsidP="008C1589">
            <w:pPr>
              <w:pStyle w:val="ListParagraph"/>
              <w:numPr>
                <w:ilvl w:val="0"/>
                <w:numId w:val="13"/>
              </w:numPr>
              <w:rPr>
                <w:lang w:val="fr-FR"/>
              </w:rPr>
            </w:pPr>
            <w:r w:rsidRPr="00C47694">
              <w:t>Salted egg sponge cake</w:t>
            </w:r>
          </w:p>
          <w:p w14:paraId="562FAEA0" w14:textId="22E1C42F" w:rsidR="00533031" w:rsidRDefault="00C47694" w:rsidP="008C1589">
            <w:pPr>
              <w:pStyle w:val="ListParagraph"/>
              <w:numPr>
                <w:ilvl w:val="0"/>
                <w:numId w:val="13"/>
              </w:numPr>
              <w:rPr>
                <w:lang w:val="fr-FR"/>
              </w:rPr>
            </w:pPr>
            <w:r>
              <w:t>Green teas sponge cake</w:t>
            </w:r>
          </w:p>
          <w:p w14:paraId="612B34BE" w14:textId="743EF301" w:rsidR="000F037D" w:rsidRPr="00BB4A9A" w:rsidRDefault="00C47694" w:rsidP="008C1589">
            <w:pPr>
              <w:pStyle w:val="ListParagraph"/>
              <w:numPr>
                <w:ilvl w:val="0"/>
                <w:numId w:val="13"/>
              </w:numPr>
            </w:pPr>
            <w:r w:rsidRPr="00C47694">
              <w:t>raisins sponge cake</w:t>
            </w:r>
          </w:p>
        </w:tc>
      </w:tr>
    </w:tbl>
    <w:p w14:paraId="1B4184B4" w14:textId="77777777" w:rsidR="000F037D" w:rsidRPr="00BB4A9A" w:rsidRDefault="000F037D" w:rsidP="008C1589">
      <w:pPr>
        <w:spacing w:line="240" w:lineRule="auto"/>
      </w:pPr>
    </w:p>
    <w:p w14:paraId="3B8CBC84" w14:textId="07D072B9" w:rsidR="00DC207F" w:rsidRPr="0012237F" w:rsidRDefault="009F3AEF" w:rsidP="008C1589">
      <w:pPr>
        <w:pStyle w:val="Heading1"/>
        <w:spacing w:before="360" w:after="160" w:line="240" w:lineRule="auto"/>
        <w:rPr>
          <w:lang w:val="fr-FR"/>
        </w:rPr>
      </w:pPr>
      <w:r w:rsidRPr="0012237F">
        <w:lastRenderedPageBreak/>
        <w:t>Process</w:t>
      </w:r>
    </w:p>
    <w:p w14:paraId="2128E69A" w14:textId="30FE1C15" w:rsidR="00532A25" w:rsidRPr="0012237F" w:rsidRDefault="00FE7EE6" w:rsidP="008C1589">
      <w:pPr>
        <w:pStyle w:val="Heading2"/>
        <w:spacing w:after="120" w:line="240" w:lineRule="auto"/>
        <w:rPr>
          <w:lang w:val="fr-FR"/>
        </w:rPr>
      </w:pPr>
      <w:r>
        <w:rPr>
          <w:noProof/>
        </w:rPr>
        <w:drawing>
          <wp:anchor distT="0" distB="0" distL="114300" distR="114300" simplePos="0" relativeHeight="251658240" behindDoc="0" locked="0" layoutInCell="1" allowOverlap="1" wp14:anchorId="5838384F" wp14:editId="0BB2BE59">
            <wp:simplePos x="0" y="0"/>
            <wp:positionH relativeFrom="column">
              <wp:posOffset>3810</wp:posOffset>
            </wp:positionH>
            <wp:positionV relativeFrom="paragraph">
              <wp:posOffset>282575</wp:posOffset>
            </wp:positionV>
            <wp:extent cx="2286000" cy="1524000"/>
            <wp:effectExtent l="57150" t="57150" r="38100" b="3810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extLst>
                        <a:ext uri="{28A0092B-C50C-407E-A947-70E740481C1C}">
                          <a14:useLocalDpi xmlns:a14="http://schemas.microsoft.com/office/drawing/2010/main" val="0"/>
                        </a:ext>
                      </a:extLst>
                    </a:blip>
                    <a:srcRect l="342" r="342"/>
                    <a:stretch>
                      <a:fillRect/>
                    </a:stretch>
                  </pic:blipFill>
                  <pic:spPr bwMode="auto">
                    <a:xfrm>
                      <a:off x="0" y="0"/>
                      <a:ext cx="2286000" cy="1524000"/>
                    </a:xfrm>
                    <a:prstGeom prst="rect">
                      <a:avLst/>
                    </a:prstGeom>
                    <a:noFill/>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3AEF" w:rsidRPr="0012237F">
        <w:t>Weighing</w:t>
      </w:r>
    </w:p>
    <w:p w14:paraId="392362D5" w14:textId="13EE2BAC" w:rsidR="004A26FF" w:rsidRPr="00BB4A9A" w:rsidRDefault="0012237F" w:rsidP="008C1589">
      <w:pPr>
        <w:spacing w:after="160" w:line="240" w:lineRule="auto"/>
      </w:pPr>
      <w:r w:rsidRPr="0012237F">
        <w:t xml:space="preserve">The </w:t>
      </w:r>
      <w:r w:rsidR="00FA3CC9">
        <w:t>HOCICT Coffee</w:t>
      </w:r>
      <w:r w:rsidRPr="0012237F">
        <w:t xml:space="preserve"> sells over 100 </w:t>
      </w:r>
      <w:r w:rsidR="00FA3CC9">
        <w:t>sponge cake</w:t>
      </w:r>
      <w:r w:rsidRPr="0012237F">
        <w:t xml:space="preserve">s a day to students and teachers of the Institute. Many of our guests have a </w:t>
      </w:r>
      <w:r w:rsidR="00FA3CC9">
        <w:t>sponge cake</w:t>
      </w:r>
      <w:r w:rsidRPr="0012237F">
        <w:t xml:space="preserve"> and coffee every day before class. Every day, our customers expect to enjoy delicious products of equal quality.</w:t>
      </w:r>
    </w:p>
    <w:p w14:paraId="1D936AC2" w14:textId="53FCC070" w:rsidR="00532A25" w:rsidRPr="00BB4A9A" w:rsidRDefault="009F3AEF" w:rsidP="008C1589">
      <w:pPr>
        <w:spacing w:after="160" w:line="240" w:lineRule="auto"/>
      </w:pPr>
      <w:r w:rsidRPr="00533031">
        <w:t xml:space="preserve">For this, it is </w:t>
      </w:r>
      <w:del w:id="0" w:author="Ly Tran Thai Hoc" w:date="2024-03-09T13:33:00Z">
        <w:r w:rsidR="005B332C" w:rsidDel="002B2191">
          <w:delText xml:space="preserve">very </w:delText>
        </w:r>
      </w:del>
      <w:r w:rsidRPr="00533031">
        <w:t xml:space="preserve">important to always weigh the ingredients of our </w:t>
      </w:r>
      <w:r w:rsidR="00FA3CC9">
        <w:t>spong cake</w:t>
      </w:r>
      <w:r w:rsidRPr="00533031">
        <w:t>s recipes using a scale.</w:t>
      </w:r>
    </w:p>
    <w:p w14:paraId="3B73651A" w14:textId="78035C5B" w:rsidR="00532A25" w:rsidRPr="00BB4A9A" w:rsidRDefault="009F3AEF" w:rsidP="008C1589">
      <w:pPr>
        <w:pStyle w:val="Heading2"/>
        <w:spacing w:after="120" w:line="240" w:lineRule="auto"/>
      </w:pPr>
      <w:r w:rsidRPr="00533031">
        <w:t>Mixture</w:t>
      </w:r>
    </w:p>
    <w:p w14:paraId="54FA5B01" w14:textId="16CB42FB" w:rsidR="006722CA" w:rsidRPr="00BB4A9A" w:rsidRDefault="00FE7EE6" w:rsidP="008C1589">
      <w:pPr>
        <w:spacing w:after="160" w:line="240" w:lineRule="auto"/>
        <w:rPr>
          <w:rFonts w:ascii="Gill Sans MT" w:hAnsi="Gill Sans MT"/>
        </w:rPr>
      </w:pPr>
      <w:r>
        <w:rPr>
          <w:noProof/>
        </w:rPr>
        <w:drawing>
          <wp:anchor distT="0" distB="0" distL="114300" distR="114300" simplePos="0" relativeHeight="251659264" behindDoc="0" locked="0" layoutInCell="1" allowOverlap="1" wp14:anchorId="2B61E00C" wp14:editId="722BCB77">
            <wp:simplePos x="0" y="0"/>
            <wp:positionH relativeFrom="column">
              <wp:posOffset>3810</wp:posOffset>
            </wp:positionH>
            <wp:positionV relativeFrom="paragraph">
              <wp:posOffset>8890</wp:posOffset>
            </wp:positionV>
            <wp:extent cx="2286000" cy="1524000"/>
            <wp:effectExtent l="57150" t="57150" r="38100" b="3810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a:extLst>
                        <a:ext uri="{28A0092B-C50C-407E-A947-70E740481C1C}">
                          <a14:useLocalDpi xmlns:a14="http://schemas.microsoft.com/office/drawing/2010/main" val="0"/>
                        </a:ext>
                      </a:extLst>
                    </a:blip>
                    <a:srcRect l="12809" r="12809"/>
                    <a:stretch>
                      <a:fillRect/>
                    </a:stretch>
                  </pic:blipFill>
                  <pic:spPr bwMode="auto">
                    <a:xfrm>
                      <a:off x="0" y="0"/>
                      <a:ext cx="2286000" cy="1524000"/>
                    </a:xfrm>
                    <a:prstGeom prst="rect">
                      <a:avLst/>
                    </a:prstGeom>
                    <a:noFill/>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3CC9">
        <w:t xml:space="preserve">(1) </w:t>
      </w:r>
      <w:r w:rsidR="00FA3CC9" w:rsidRPr="00FA3CC9">
        <w:rPr>
          <w:noProof/>
        </w:rPr>
        <w:t>Mix flour, baking powder and salt in a bowl.</w:t>
      </w:r>
      <w:r w:rsidR="00FA3CC9">
        <w:rPr>
          <w:noProof/>
        </w:rPr>
        <w:t xml:space="preserve"> </w:t>
      </w:r>
      <w:ins w:id="1" w:author="Ly Tran Thai Hoc" w:date="2024-03-09T13:32:00Z">
        <w:r w:rsidR="002B2191">
          <w:rPr>
            <w:noProof/>
          </w:rPr>
          <w:t xml:space="preserve">(2) </w:t>
        </w:r>
        <w:r w:rsidR="002B2191" w:rsidRPr="00FA3CC9">
          <w:rPr>
            <w:noProof/>
          </w:rPr>
          <w:t>Beat butter and sugar in a separate bowl for about 4-5 minutes</w:t>
        </w:r>
        <w:r w:rsidR="002B2191">
          <w:rPr>
            <w:noProof/>
          </w:rPr>
          <w:t xml:space="preserve">. </w:t>
        </w:r>
      </w:ins>
      <w:r w:rsidR="00FA3CC9">
        <w:rPr>
          <w:noProof/>
        </w:rPr>
        <w:t xml:space="preserve">(3) </w:t>
      </w:r>
      <w:r w:rsidR="00FA3CC9" w:rsidRPr="00FA3CC9">
        <w:rPr>
          <w:noProof/>
        </w:rPr>
        <w:t>Beat 2 eggs into the butter-sugar mixture at low speed, beating one egg at a time.</w:t>
      </w:r>
      <w:r w:rsidR="00FA3CC9">
        <w:rPr>
          <w:noProof/>
        </w:rPr>
        <w:t xml:space="preserve"> (4) </w:t>
      </w:r>
      <w:r w:rsidR="00FA3CC9" w:rsidRPr="00FA3CC9">
        <w:rPr>
          <w:noProof/>
        </w:rPr>
        <w:t>Stir in the dry ingredients and buttermilk to get a smooth batter</w:t>
      </w:r>
    </w:p>
    <w:p w14:paraId="238216EC" w14:textId="7AF35E7A" w:rsidR="00137B53" w:rsidRPr="00BB4A9A" w:rsidRDefault="00FA3CC9" w:rsidP="008C1589">
      <w:pPr>
        <w:spacing w:after="240" w:line="240" w:lineRule="auto"/>
      </w:pPr>
      <w:r w:rsidRPr="00FA3CC9">
        <w:t xml:space="preserve">Stop stirring as soon as the last amount of dry ingredients has been mixed into the mixture. </w:t>
      </w:r>
    </w:p>
    <w:p w14:paraId="50B6223E" w14:textId="7FB184C5" w:rsidR="007D6489" w:rsidRPr="00BB4A9A" w:rsidRDefault="001B6B6F" w:rsidP="008C1589">
      <w:pPr>
        <w:pStyle w:val="Heading2"/>
        <w:spacing w:after="120" w:line="240" w:lineRule="auto"/>
      </w:pPr>
      <w:r>
        <w:t>Portioning</w:t>
      </w:r>
    </w:p>
    <w:p w14:paraId="764C7B70" w14:textId="109C85D6" w:rsidR="006722CA" w:rsidRPr="00BB4A9A" w:rsidRDefault="00FE7EE6" w:rsidP="008C1589">
      <w:pPr>
        <w:spacing w:after="160" w:line="240" w:lineRule="auto"/>
      </w:pPr>
      <w:r>
        <w:rPr>
          <w:noProof/>
        </w:rPr>
        <w:drawing>
          <wp:anchor distT="0" distB="0" distL="114300" distR="114300" simplePos="0" relativeHeight="251660288" behindDoc="0" locked="0" layoutInCell="1" allowOverlap="1" wp14:anchorId="0BA8C235" wp14:editId="42DF025D">
            <wp:simplePos x="0" y="0"/>
            <wp:positionH relativeFrom="column">
              <wp:posOffset>3810</wp:posOffset>
            </wp:positionH>
            <wp:positionV relativeFrom="paragraph">
              <wp:posOffset>2540</wp:posOffset>
            </wp:positionV>
            <wp:extent cx="2286000" cy="1524000"/>
            <wp:effectExtent l="57150" t="57150" r="38100" b="3810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extLst>
                        <a:ext uri="{28A0092B-C50C-407E-A947-70E740481C1C}">
                          <a14:useLocalDpi xmlns:a14="http://schemas.microsoft.com/office/drawing/2010/main" val="0"/>
                        </a:ext>
                      </a:extLst>
                    </a:blip>
                    <a:srcRect l="7760" r="7760"/>
                    <a:stretch>
                      <a:fillRect/>
                    </a:stretch>
                  </pic:blipFill>
                  <pic:spPr bwMode="auto">
                    <a:xfrm>
                      <a:off x="0" y="0"/>
                      <a:ext cx="2286000" cy="1524000"/>
                    </a:xfrm>
                    <a:prstGeom prst="rect">
                      <a:avLst/>
                    </a:prstGeom>
                    <a:noFill/>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7C0B" w:rsidRPr="009F7C0B">
        <w:rPr>
          <w:noProof/>
        </w:rPr>
        <w:t>Use a 23x23cm square cake mold, 23x13cm rectangular mold or 23cm diameter round mold and spray the mold with non-stick oil, then cut a piece of parchment paper to fit the bottom of the mold.</w:t>
      </w:r>
    </w:p>
    <w:p w14:paraId="6F286C80" w14:textId="08EBDF56" w:rsidR="007D6489" w:rsidRPr="00BB4A9A" w:rsidRDefault="009F7C0B" w:rsidP="008C1589">
      <w:pPr>
        <w:spacing w:after="240" w:line="240" w:lineRule="auto"/>
      </w:pPr>
      <w:r w:rsidRPr="009F7C0B">
        <w:t>Pour all the cake batter into the prepared cake pan and use a knife or spoon to spread the dough evenly. This way, the surface of the cake will not curl while baking.</w:t>
      </w:r>
    </w:p>
    <w:p w14:paraId="7CD74B3B" w14:textId="3871083F" w:rsidR="007D6489" w:rsidRPr="00BB4A9A" w:rsidRDefault="009F3AEF" w:rsidP="008C1589">
      <w:pPr>
        <w:pStyle w:val="Heading2"/>
        <w:spacing w:after="120" w:line="240" w:lineRule="auto"/>
      </w:pPr>
      <w:r w:rsidRPr="00C83644">
        <w:t>Cooking</w:t>
      </w:r>
    </w:p>
    <w:p w14:paraId="6A6E0374" w14:textId="6FB40E12" w:rsidR="007D6489" w:rsidRPr="00BB4A9A" w:rsidRDefault="004E4EE6" w:rsidP="008C1589">
      <w:pPr>
        <w:spacing w:after="160" w:line="240" w:lineRule="auto"/>
      </w:pPr>
      <w:r>
        <w:rPr>
          <w:noProof/>
        </w:rPr>
        <w:drawing>
          <wp:anchor distT="0" distB="0" distL="114300" distR="114300" simplePos="0" relativeHeight="251661312" behindDoc="0" locked="0" layoutInCell="1" allowOverlap="1" wp14:anchorId="7E36838D" wp14:editId="7453BBC6">
            <wp:simplePos x="0" y="0"/>
            <wp:positionH relativeFrom="column">
              <wp:posOffset>3810</wp:posOffset>
            </wp:positionH>
            <wp:positionV relativeFrom="paragraph">
              <wp:posOffset>4445</wp:posOffset>
            </wp:positionV>
            <wp:extent cx="2286000" cy="1524000"/>
            <wp:effectExtent l="57150" t="57150" r="38100" b="3810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a:extLst>
                        <a:ext uri="{28A0092B-C50C-407E-A947-70E740481C1C}">
                          <a14:useLocalDpi xmlns:a14="http://schemas.microsoft.com/office/drawing/2010/main" val="0"/>
                        </a:ext>
                      </a:extLst>
                    </a:blip>
                    <a:srcRect l="8528" r="8528"/>
                    <a:stretch>
                      <a:fillRect/>
                    </a:stretch>
                  </pic:blipFill>
                  <pic:spPr bwMode="auto">
                    <a:xfrm>
                      <a:off x="0" y="0"/>
                      <a:ext cx="2286000" cy="1524000"/>
                    </a:xfrm>
                    <a:prstGeom prst="rect">
                      <a:avLst/>
                    </a:prstGeom>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237F" w:rsidRPr="006C5F5C">
        <w:t>Preheat oven to 17</w:t>
      </w:r>
      <w:r w:rsidR="009F7C0B">
        <w:t>7</w:t>
      </w:r>
      <w:r w:rsidR="0012237F" w:rsidRPr="006C5F5C">
        <w:t>ºC (350</w:t>
      </w:r>
      <w:r w:rsidR="009F7C0B">
        <w:t>.6</w:t>
      </w:r>
      <w:r w:rsidR="0012237F" w:rsidRPr="006C5F5C">
        <w:t>ºF).</w:t>
      </w:r>
    </w:p>
    <w:p w14:paraId="19875E12" w14:textId="13A8E52F" w:rsidR="007D6489" w:rsidRPr="00BB4A9A" w:rsidRDefault="009F7C0B" w:rsidP="008C1589">
      <w:pPr>
        <w:spacing w:after="600" w:line="240" w:lineRule="auto"/>
      </w:pPr>
      <w:r w:rsidRPr="002B2191">
        <w:rPr>
          <w:b/>
          <w:bCs/>
          <w:rPrChange w:id="2" w:author="Ly Tran Thai Hoc" w:date="2024-03-09T13:33:00Z">
            <w:rPr/>
          </w:rPrChange>
        </w:rPr>
        <w:t>Bake the cake for</w:t>
      </w:r>
      <w:r w:rsidRPr="009F7C0B">
        <w:t xml:space="preserve"> </w:t>
      </w:r>
      <w:r w:rsidRPr="002B2191">
        <w:rPr>
          <w:i/>
          <w:iCs/>
          <w:rPrChange w:id="3" w:author="Ly Tran Thai Hoc" w:date="2024-03-09T13:33:00Z">
            <w:rPr/>
          </w:rPrChange>
        </w:rPr>
        <w:t>45-60 minutes</w:t>
      </w:r>
      <w:r w:rsidRPr="009F7C0B">
        <w:t>. Place the cake pan in the middle of the preheated oven and bake for 45 minutes. When the cake turns dark yellow and begins to slide off the sides of the mold, it is done.</w:t>
      </w:r>
      <w:r>
        <w:t xml:space="preserve"> </w:t>
      </w:r>
      <w:r w:rsidRPr="009F7C0B">
        <w:t>Since each oven is different, yours may need more baking time.</w:t>
      </w:r>
      <w:r w:rsidR="009F3AEF" w:rsidRPr="00533031">
        <w:t xml:space="preserve"> </w:t>
      </w:r>
    </w:p>
    <w:p w14:paraId="7930A5B6" w14:textId="37A58CCF" w:rsidR="004E4EE6" w:rsidRPr="00BB4A9A" w:rsidRDefault="009F3AEF" w:rsidP="008C1589">
      <w:pPr>
        <w:pStyle w:val="Heading2"/>
        <w:spacing w:line="240" w:lineRule="auto"/>
      </w:pPr>
      <w:r w:rsidRPr="00533031">
        <w:lastRenderedPageBreak/>
        <w:t>Cooling</w:t>
      </w:r>
    </w:p>
    <w:p w14:paraId="5A523AC4" w14:textId="51F34846" w:rsidR="00444B8E" w:rsidRPr="00BB4A9A" w:rsidRDefault="008C1589" w:rsidP="008C1589">
      <w:pPr>
        <w:spacing w:before="120" w:after="160" w:line="240" w:lineRule="auto"/>
      </w:pPr>
      <w:r>
        <w:rPr>
          <w:noProof/>
        </w:rPr>
        <w:drawing>
          <wp:anchor distT="0" distB="0" distL="114300" distR="114300" simplePos="0" relativeHeight="251662336" behindDoc="0" locked="0" layoutInCell="1" allowOverlap="1" wp14:anchorId="1B858401" wp14:editId="37E40D4D">
            <wp:simplePos x="0" y="0"/>
            <wp:positionH relativeFrom="margin">
              <wp:align>left</wp:align>
            </wp:positionH>
            <wp:positionV relativeFrom="paragraph">
              <wp:posOffset>145415</wp:posOffset>
            </wp:positionV>
            <wp:extent cx="2286000" cy="1524000"/>
            <wp:effectExtent l="57150" t="57150" r="38100" b="3810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extLst>
                        <a:ext uri="{28A0092B-C50C-407E-A947-70E740481C1C}">
                          <a14:useLocalDpi xmlns:a14="http://schemas.microsoft.com/office/drawing/2010/main" val="0"/>
                        </a:ext>
                      </a:extLst>
                    </a:blip>
                    <a:srcRect l="4032" r="4032"/>
                    <a:stretch>
                      <a:fillRect/>
                    </a:stretch>
                  </pic:blipFill>
                  <pic:spPr bwMode="auto">
                    <a:xfrm>
                      <a:off x="0" y="0"/>
                      <a:ext cx="2286000" cy="1524000"/>
                    </a:xfrm>
                    <a:prstGeom prst="rect">
                      <a:avLst/>
                    </a:prstGeom>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anchor>
        </w:drawing>
      </w:r>
      <w:r w:rsidR="009F3AEF" w:rsidRPr="00533031">
        <w:t xml:space="preserve">Let the muffins cool in the baking sheet for </w:t>
      </w:r>
      <w:r w:rsidR="009F7C0B">
        <w:t>1 hours</w:t>
      </w:r>
    </w:p>
    <w:p w14:paraId="1FA55097" w14:textId="05B0EDC3" w:rsidR="00444B8E" w:rsidRPr="00BB4A9A" w:rsidRDefault="009F7C0B" w:rsidP="008C1589">
      <w:pPr>
        <w:spacing w:after="160" w:line="240" w:lineRule="auto"/>
      </w:pPr>
      <w:r w:rsidRPr="009F7C0B">
        <w:t>Turn off the oven and wear heat-resistant gloves to remove the cake.</w:t>
      </w:r>
    </w:p>
    <w:p w14:paraId="24116D1A" w14:textId="5BC0F1DE" w:rsidR="00444B8E" w:rsidRPr="00BB4A9A" w:rsidRDefault="009F7C0B" w:rsidP="008C1589">
      <w:pPr>
        <w:spacing w:after="160" w:line="240" w:lineRule="auto"/>
      </w:pPr>
      <w:r w:rsidRPr="009F7C0B">
        <w:t>Place the cake pan on a cooling rack and let it cool completely before removing the cake from the pan</w:t>
      </w:r>
      <w:r w:rsidR="009F3AEF" w:rsidRPr="00533031">
        <w:t>.</w:t>
      </w:r>
    </w:p>
    <w:p w14:paraId="4B93336B" w14:textId="6BFCAC57" w:rsidR="00D24BE5" w:rsidRPr="00BB4A9A" w:rsidRDefault="00D24BE5" w:rsidP="008C1589">
      <w:pPr>
        <w:spacing w:after="160" w:line="240" w:lineRule="auto"/>
      </w:pPr>
    </w:p>
    <w:p w14:paraId="692879D1" w14:textId="2EA191E8" w:rsidR="004E4EE6" w:rsidRPr="00BB4A9A" w:rsidRDefault="009F3AEF" w:rsidP="008C1589">
      <w:pPr>
        <w:pStyle w:val="Heading2"/>
        <w:spacing w:line="240" w:lineRule="auto"/>
      </w:pPr>
      <w:r w:rsidRPr="00533031">
        <w:t>Release</w:t>
      </w:r>
    </w:p>
    <w:p w14:paraId="50D640FC" w14:textId="61CA6723" w:rsidR="00D94A70" w:rsidRPr="00BB4A9A" w:rsidRDefault="008C1589" w:rsidP="008C1589">
      <w:pPr>
        <w:spacing w:after="160" w:line="240" w:lineRule="auto"/>
      </w:pPr>
      <w:r>
        <w:rPr>
          <w:noProof/>
        </w:rPr>
        <w:drawing>
          <wp:anchor distT="0" distB="0" distL="114300" distR="114300" simplePos="0" relativeHeight="251663360" behindDoc="0" locked="0" layoutInCell="1" allowOverlap="1" wp14:anchorId="018D2053" wp14:editId="3BD992E9">
            <wp:simplePos x="0" y="0"/>
            <wp:positionH relativeFrom="margin">
              <wp:align>left</wp:align>
            </wp:positionH>
            <wp:positionV relativeFrom="paragraph">
              <wp:posOffset>70485</wp:posOffset>
            </wp:positionV>
            <wp:extent cx="2286000" cy="1524000"/>
            <wp:effectExtent l="57150" t="57150" r="38100" b="3810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a:extLst>
                        <a:ext uri="{28A0092B-C50C-407E-A947-70E740481C1C}">
                          <a14:useLocalDpi xmlns:a14="http://schemas.microsoft.com/office/drawing/2010/main" val="0"/>
                        </a:ext>
                      </a:extLst>
                    </a:blip>
                    <a:srcRect t="2811" b="2811"/>
                    <a:stretch>
                      <a:fillRect/>
                    </a:stretch>
                  </pic:blipFill>
                  <pic:spPr bwMode="auto">
                    <a:xfrm>
                      <a:off x="0" y="0"/>
                      <a:ext cx="2286000" cy="1524000"/>
                    </a:xfrm>
                    <a:prstGeom prst="rect">
                      <a:avLst/>
                    </a:prstGeom>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anchor>
        </w:drawing>
      </w:r>
      <w:r w:rsidR="009F7C0B" w:rsidRPr="009F7C0B">
        <w:rPr>
          <w:noProof/>
        </w:rPr>
        <w:t>When the cake is completely cool, use a knife to run it around the edge of the mold, then place the cake mold on the table and place the cake cooling rack upside down on top of the cake. Holding the cooling rack and the bottom of the cake pan, quickly flip the cake onto the cooling rack.</w:t>
      </w:r>
    </w:p>
    <w:p w14:paraId="4687D944" w14:textId="63C0CDFC" w:rsidR="00D94A70" w:rsidRPr="00BB4A9A" w:rsidRDefault="009F3AEF" w:rsidP="008C1589">
      <w:pPr>
        <w:spacing w:after="360" w:line="240" w:lineRule="auto"/>
      </w:pPr>
      <w:r w:rsidRPr="00533031">
        <w:t xml:space="preserve">If necessary, lightly tap on the back of the </w:t>
      </w:r>
      <w:r w:rsidR="009F7C0B">
        <w:t>sponge cake</w:t>
      </w:r>
      <w:r w:rsidRPr="00533031">
        <w:t xml:space="preserve"> tins.</w:t>
      </w:r>
    </w:p>
    <w:p w14:paraId="6C5FACBD" w14:textId="2D72B53D" w:rsidR="00EE2F3B" w:rsidRPr="00BB4A9A" w:rsidRDefault="00F40AFD" w:rsidP="008C1589">
      <w:pPr>
        <w:spacing w:line="240" w:lineRule="auto"/>
      </w:pPr>
      <w:r>
        <w:br w:type="page"/>
      </w:r>
    </w:p>
    <w:p w14:paraId="64A6D7BF" w14:textId="50BE57ED" w:rsidR="00541C4F" w:rsidRPr="00533031" w:rsidRDefault="009F3AEF" w:rsidP="008C1589">
      <w:pPr>
        <w:pStyle w:val="Heading2"/>
        <w:spacing w:line="240" w:lineRule="auto"/>
        <w:rPr>
          <w:lang w:val="fr-FR"/>
        </w:rPr>
      </w:pPr>
      <w:r w:rsidRPr="00533031">
        <w:lastRenderedPageBreak/>
        <w:t>Servi</w:t>
      </w:r>
      <w:r w:rsidR="00FD4753">
        <w:t>ng</w:t>
      </w:r>
    </w:p>
    <w:p w14:paraId="1C03A753" w14:textId="7AA45102" w:rsidR="00522716" w:rsidRDefault="006C5F5C" w:rsidP="00522716">
      <w:pPr>
        <w:spacing w:after="160" w:line="240" w:lineRule="auto"/>
      </w:pPr>
      <w:r>
        <w:rPr>
          <w:noProof/>
        </w:rPr>
        <w:drawing>
          <wp:inline distT="0" distB="0" distL="0" distR="0" wp14:anchorId="015747E7" wp14:editId="4092787B">
            <wp:extent cx="2286000" cy="1527048"/>
            <wp:effectExtent l="57150" t="57150" r="38100" b="54610"/>
            <wp:docPr id="10" name="MUFFI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UFFIN-5.4"/>
                    <pic:cNvPicPr/>
                  </pic:nvPicPr>
                  <pic:blipFill>
                    <a:blip r:embed="rId22" cstate="print">
                      <a:extLst>
                        <a:ext uri="{28A0092B-C50C-407E-A947-70E740481C1C}">
                          <a14:useLocalDpi xmlns:a14="http://schemas.microsoft.com/office/drawing/2010/main" val="0"/>
                        </a:ext>
                      </a:extLst>
                    </a:blip>
                    <a:srcRect l="8638" r="8638"/>
                    <a:stretch>
                      <a:fillRect/>
                    </a:stretch>
                  </pic:blipFill>
                  <pic:spPr bwMode="auto">
                    <a:xfrm>
                      <a:off x="0" y="0"/>
                      <a:ext cx="2286000" cy="1527048"/>
                    </a:xfrm>
                    <a:prstGeom prst="rect">
                      <a:avLst/>
                    </a:prstGeom>
                    <a:ln>
                      <a:noFill/>
                    </a:ln>
                    <a:scene3d>
                      <a:camera prst="orthographicFront"/>
                      <a:lightRig rig="threePt" dir="t"/>
                    </a:scene3d>
                    <a:sp3d>
                      <a:bevelT w="152400" h="50800" prst="softRound"/>
                    </a:sp3d>
                    <a:extLst>
                      <a:ext uri="{53640926-AAD7-44D8-BBD7-CCE9431645EC}">
                        <a14:shadowObscured xmlns:a14="http://schemas.microsoft.com/office/drawing/2010/main"/>
                      </a:ext>
                    </a:extLst>
                  </pic:spPr>
                </pic:pic>
              </a:graphicData>
            </a:graphic>
          </wp:inline>
        </w:drawing>
      </w:r>
      <w:r w:rsidR="00522716" w:rsidRPr="00522716">
        <w:t xml:space="preserve"> </w:t>
      </w:r>
      <w:r w:rsidR="00522716">
        <w:t>Offer customers to warm their sponge cakes. Microwave for 7 seconds and serve them on a plate.</w:t>
      </w:r>
    </w:p>
    <w:p w14:paraId="42FDAB62" w14:textId="0CC4B0B7" w:rsidR="00541C4F" w:rsidRDefault="00522716" w:rsidP="00522716">
      <w:pPr>
        <w:spacing w:after="160" w:line="240" w:lineRule="auto"/>
      </w:pPr>
      <w:r>
        <w:t>Otherwise, put the spong cakes in a brown bakery bag.</w:t>
      </w:r>
    </w:p>
    <w:p w14:paraId="545B884E" w14:textId="4707167B" w:rsidR="00F15179" w:rsidRPr="00F15179" w:rsidRDefault="00F15179" w:rsidP="00F15179">
      <w:pPr>
        <w:spacing w:after="160" w:line="240" w:lineRule="auto"/>
        <w:jc w:val="center"/>
        <w:rPr>
          <w:sz w:val="28"/>
          <w:szCs w:val="26"/>
        </w:rPr>
      </w:pPr>
      <w:r w:rsidRPr="00F15179">
        <w:rPr>
          <w:sz w:val="28"/>
          <w:szCs w:val="26"/>
        </w:rPr>
        <w:t>WIKIHOW</w:t>
      </w:r>
    </w:p>
    <w:p w14:paraId="3ACC56BA" w14:textId="0038B1C6" w:rsidR="00F15179" w:rsidRPr="00F15179" w:rsidRDefault="00F15179" w:rsidP="00F15179">
      <w:pPr>
        <w:spacing w:after="160" w:line="240" w:lineRule="auto"/>
        <w:jc w:val="center"/>
        <w:rPr>
          <w:sz w:val="28"/>
          <w:szCs w:val="26"/>
        </w:rPr>
      </w:pPr>
      <w:r w:rsidRPr="00F15179">
        <w:rPr>
          <w:sz w:val="28"/>
          <w:szCs w:val="26"/>
        </w:rPr>
        <w:t>wiki@wikihow.com</w:t>
      </w:r>
    </w:p>
    <w:sectPr w:rsidR="00F15179" w:rsidRPr="00F15179" w:rsidSect="00702B3D">
      <w:footerReference w:type="default" r:id="rId2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C79DF" w14:textId="77777777" w:rsidR="00702B3D" w:rsidRDefault="00702B3D" w:rsidP="007F32B8">
      <w:pPr>
        <w:spacing w:after="0" w:line="240" w:lineRule="auto"/>
      </w:pPr>
      <w:r>
        <w:separator/>
      </w:r>
    </w:p>
  </w:endnote>
  <w:endnote w:type="continuationSeparator" w:id="0">
    <w:p w14:paraId="6D37CE81" w14:textId="77777777" w:rsidR="00702B3D" w:rsidRDefault="00702B3D" w:rsidP="007F32B8">
      <w:pPr>
        <w:spacing w:after="0" w:line="240" w:lineRule="auto"/>
      </w:pPr>
      <w:r>
        <w:continuationSeparator/>
      </w:r>
    </w:p>
  </w:endnote>
  <w:endnote w:id="1">
    <w:p w14:paraId="3F8B2692" w14:textId="0F2A3205" w:rsidR="00A94647" w:rsidRDefault="00A94647">
      <w:pPr>
        <w:pStyle w:val="EndnoteText"/>
      </w:pPr>
      <w:r>
        <w:rPr>
          <w:rStyle w:val="EndnoteReference"/>
        </w:rPr>
        <w:endnoteRef/>
      </w:r>
      <w:r>
        <w:t xml:space="preserve"> https://www.wikihow.vn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TZhongsong">
    <w:altName w:val="Microsoft YaHei"/>
    <w:charset w:val="86"/>
    <w:family w:val="auto"/>
    <w:pitch w:val="variable"/>
    <w:sig w:usb0="00000287" w:usb1="080F0000" w:usb2="00000010" w:usb3="00000000" w:csb0="0004009F" w:csb1="00000000"/>
  </w:font>
  <w:font w:name="Majalla 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7F32B8" w14:paraId="3593063F" w14:textId="77777777">
      <w:trPr>
        <w:jc w:val="right"/>
      </w:trPr>
      <w:sdt>
        <w:sdtPr>
          <w:rPr>
            <w:caps/>
            <w:color w:val="000000" w:themeColor="text1"/>
          </w:rPr>
          <w:alias w:val="Company"/>
          <w:tag w:val=""/>
          <w:id w:val="-1687510657"/>
          <w:placeholder>
            <w:docPart w:val="B8D374488E0D4A79B41CE02CE327A8CC"/>
          </w:placeholder>
          <w:dataBinding w:prefixMappings="xmlns:ns0='http://schemas.openxmlformats.org/officeDocument/2006/extended-properties' " w:xpath="/ns0:Properties[1]/ns0:Company[1]" w:storeItemID="{6668398D-A668-4E3E-A5EB-62B293D839F1}"/>
          <w:text/>
        </w:sdtPr>
        <w:sdtContent>
          <w:tc>
            <w:tcPr>
              <w:tcW w:w="4795" w:type="dxa"/>
              <w:vAlign w:val="center"/>
            </w:tcPr>
            <w:p w14:paraId="603BE590" w14:textId="3B0B8C81" w:rsidR="007F32B8" w:rsidRDefault="00257FA5">
              <w:pPr>
                <w:pStyle w:val="Header"/>
                <w:jc w:val="right"/>
                <w:rPr>
                  <w:caps/>
                  <w:color w:val="000000" w:themeColor="text1"/>
                </w:rPr>
              </w:pPr>
              <w:r>
                <w:rPr>
                  <w:caps/>
                  <w:color w:val="000000" w:themeColor="text1"/>
                </w:rPr>
                <w:t>HOCICT COFFEE</w:t>
              </w:r>
            </w:p>
          </w:tc>
        </w:sdtContent>
      </w:sdt>
      <w:tc>
        <w:tcPr>
          <w:tcW w:w="250" w:type="pct"/>
          <w:shd w:val="clear" w:color="auto" w:fill="9B2D1F" w:themeFill="accent2"/>
          <w:vAlign w:val="center"/>
        </w:tcPr>
        <w:p w14:paraId="74E2A2F8" w14:textId="77777777" w:rsidR="007F32B8" w:rsidRDefault="007F32B8">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46365FE" w14:textId="77777777" w:rsidR="007F32B8" w:rsidRDefault="007F3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E3960" w14:textId="77777777" w:rsidR="00702B3D" w:rsidRDefault="00702B3D" w:rsidP="007F32B8">
      <w:pPr>
        <w:spacing w:after="0" w:line="240" w:lineRule="auto"/>
      </w:pPr>
      <w:r>
        <w:separator/>
      </w:r>
    </w:p>
  </w:footnote>
  <w:footnote w:type="continuationSeparator" w:id="0">
    <w:p w14:paraId="349427AA" w14:textId="77777777" w:rsidR="00702B3D" w:rsidRDefault="00702B3D" w:rsidP="007F3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A82C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7428C3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56E3C9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29298B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1AD3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AA91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8EAAE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3040C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FE5D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5A36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7870B3"/>
    <w:multiLevelType w:val="hybridMultilevel"/>
    <w:tmpl w:val="85A23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B4576F"/>
    <w:multiLevelType w:val="hybridMultilevel"/>
    <w:tmpl w:val="826CC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53C30"/>
    <w:multiLevelType w:val="hybridMultilevel"/>
    <w:tmpl w:val="85A237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2081776">
    <w:abstractNumId w:val="9"/>
  </w:num>
  <w:num w:numId="2" w16cid:durableId="1332686309">
    <w:abstractNumId w:val="7"/>
  </w:num>
  <w:num w:numId="3" w16cid:durableId="554584244">
    <w:abstractNumId w:val="6"/>
  </w:num>
  <w:num w:numId="4" w16cid:durableId="1780029351">
    <w:abstractNumId w:val="5"/>
  </w:num>
  <w:num w:numId="5" w16cid:durableId="857087885">
    <w:abstractNumId w:val="4"/>
  </w:num>
  <w:num w:numId="6" w16cid:durableId="1380203607">
    <w:abstractNumId w:val="8"/>
  </w:num>
  <w:num w:numId="7" w16cid:durableId="591625023">
    <w:abstractNumId w:val="3"/>
  </w:num>
  <w:num w:numId="8" w16cid:durableId="571278295">
    <w:abstractNumId w:val="2"/>
  </w:num>
  <w:num w:numId="9" w16cid:durableId="60715023">
    <w:abstractNumId w:val="1"/>
  </w:num>
  <w:num w:numId="10" w16cid:durableId="769009252">
    <w:abstractNumId w:val="0"/>
  </w:num>
  <w:num w:numId="11" w16cid:durableId="1941403973">
    <w:abstractNumId w:val="10"/>
  </w:num>
  <w:num w:numId="12" w16cid:durableId="1631396683">
    <w:abstractNumId w:val="11"/>
  </w:num>
  <w:num w:numId="13" w16cid:durableId="135523046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y Tran Thai Hoc">
    <w15:presenceInfo w15:providerId="Windows Live" w15:userId="d10502daab8e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stylePaneFormatFilter w:val="1304" w:allStyles="0" w:customStyles="0" w:latentStyles="1" w:stylesInUse="0" w:headingStyles="0" w:numberingStyles="0" w:tableStyles="0" w:directFormattingOnRuns="1" w:directFormattingOnParagraphs="1"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25"/>
    <w:rsid w:val="00017D71"/>
    <w:rsid w:val="00046D09"/>
    <w:rsid w:val="00060C86"/>
    <w:rsid w:val="000954C6"/>
    <w:rsid w:val="00095877"/>
    <w:rsid w:val="000B61E0"/>
    <w:rsid w:val="000E42B8"/>
    <w:rsid w:val="000F037D"/>
    <w:rsid w:val="00105322"/>
    <w:rsid w:val="0012237F"/>
    <w:rsid w:val="001370FD"/>
    <w:rsid w:val="00137B53"/>
    <w:rsid w:val="00140032"/>
    <w:rsid w:val="00140BEB"/>
    <w:rsid w:val="001617BD"/>
    <w:rsid w:val="00165E5A"/>
    <w:rsid w:val="001B6B6F"/>
    <w:rsid w:val="001E75A1"/>
    <w:rsid w:val="001F0219"/>
    <w:rsid w:val="00201EE1"/>
    <w:rsid w:val="00211604"/>
    <w:rsid w:val="00257FA5"/>
    <w:rsid w:val="002B2191"/>
    <w:rsid w:val="00323DA4"/>
    <w:rsid w:val="0038545B"/>
    <w:rsid w:val="00401622"/>
    <w:rsid w:val="00421415"/>
    <w:rsid w:val="004301DD"/>
    <w:rsid w:val="00442325"/>
    <w:rsid w:val="00444B8E"/>
    <w:rsid w:val="004A26FF"/>
    <w:rsid w:val="004B538D"/>
    <w:rsid w:val="004D6FF9"/>
    <w:rsid w:val="004E4EE6"/>
    <w:rsid w:val="00522716"/>
    <w:rsid w:val="00532A25"/>
    <w:rsid w:val="00533031"/>
    <w:rsid w:val="00541C4F"/>
    <w:rsid w:val="00551EBE"/>
    <w:rsid w:val="00576FCF"/>
    <w:rsid w:val="005B332C"/>
    <w:rsid w:val="005D7588"/>
    <w:rsid w:val="0060690A"/>
    <w:rsid w:val="00607943"/>
    <w:rsid w:val="00626A41"/>
    <w:rsid w:val="006409F4"/>
    <w:rsid w:val="006722CA"/>
    <w:rsid w:val="0068111B"/>
    <w:rsid w:val="0068612F"/>
    <w:rsid w:val="006A4CCC"/>
    <w:rsid w:val="006C5F5C"/>
    <w:rsid w:val="00702B3D"/>
    <w:rsid w:val="007250DA"/>
    <w:rsid w:val="007D6489"/>
    <w:rsid w:val="007F32B8"/>
    <w:rsid w:val="00803C43"/>
    <w:rsid w:val="008140F7"/>
    <w:rsid w:val="0083050A"/>
    <w:rsid w:val="008461C4"/>
    <w:rsid w:val="00855EA3"/>
    <w:rsid w:val="008567C5"/>
    <w:rsid w:val="008C1589"/>
    <w:rsid w:val="0095058F"/>
    <w:rsid w:val="009B495B"/>
    <w:rsid w:val="009F3AEF"/>
    <w:rsid w:val="009F6965"/>
    <w:rsid w:val="009F7C0B"/>
    <w:rsid w:val="00A23186"/>
    <w:rsid w:val="00A53A37"/>
    <w:rsid w:val="00A94647"/>
    <w:rsid w:val="00A97510"/>
    <w:rsid w:val="00AC45CB"/>
    <w:rsid w:val="00AE6748"/>
    <w:rsid w:val="00B22468"/>
    <w:rsid w:val="00B359D7"/>
    <w:rsid w:val="00B76239"/>
    <w:rsid w:val="00B77E6E"/>
    <w:rsid w:val="00B94EAB"/>
    <w:rsid w:val="00BB4A9A"/>
    <w:rsid w:val="00C243DF"/>
    <w:rsid w:val="00C41ACF"/>
    <w:rsid w:val="00C47694"/>
    <w:rsid w:val="00C75297"/>
    <w:rsid w:val="00C83644"/>
    <w:rsid w:val="00C83D82"/>
    <w:rsid w:val="00CB7FD6"/>
    <w:rsid w:val="00CC5468"/>
    <w:rsid w:val="00CC5B26"/>
    <w:rsid w:val="00D13A74"/>
    <w:rsid w:val="00D24BE5"/>
    <w:rsid w:val="00D53E6F"/>
    <w:rsid w:val="00D94A70"/>
    <w:rsid w:val="00DA05C5"/>
    <w:rsid w:val="00DC207F"/>
    <w:rsid w:val="00DD2D24"/>
    <w:rsid w:val="00EA13C3"/>
    <w:rsid w:val="00EC2C9F"/>
    <w:rsid w:val="00EE178B"/>
    <w:rsid w:val="00EE2F3B"/>
    <w:rsid w:val="00F06409"/>
    <w:rsid w:val="00F06BB4"/>
    <w:rsid w:val="00F15179"/>
    <w:rsid w:val="00F40AFD"/>
    <w:rsid w:val="00F5083C"/>
    <w:rsid w:val="00F7081B"/>
    <w:rsid w:val="00F70C3B"/>
    <w:rsid w:val="00F963F6"/>
    <w:rsid w:val="00FA3CC9"/>
    <w:rsid w:val="00FD4753"/>
    <w:rsid w:val="00FE7EE6"/>
    <w:rsid w:val="00FF40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C901C"/>
  <w15:chartTrackingRefBased/>
  <w15:docId w15:val="{CFC91678-30EE-4A86-8224-48DF4348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Smart Link" w:semiHidden="1" w:unhideWhenUsed="1"/>
  </w:latentStyles>
  <w:style w:type="paragraph" w:default="1" w:styleId="Normal">
    <w:name w:val="Normal"/>
    <w:qFormat/>
    <w:rsid w:val="00DC207F"/>
    <w:rPr>
      <w:sz w:val="24"/>
    </w:rPr>
  </w:style>
  <w:style w:type="paragraph" w:styleId="Heading1">
    <w:name w:val="heading 1"/>
    <w:basedOn w:val="Normal"/>
    <w:next w:val="Normal"/>
    <w:link w:val="Heading1Char"/>
    <w:uiPriority w:val="9"/>
    <w:qFormat/>
    <w:rsid w:val="00532A25"/>
    <w:pPr>
      <w:keepNext/>
      <w:keepLines/>
      <w:spacing w:before="480" w:after="0"/>
      <w:outlineLvl w:val="0"/>
    </w:pPr>
    <w:rPr>
      <w:rFonts w:asciiTheme="majorHAnsi" w:eastAsiaTheme="majorEastAsia" w:hAnsiTheme="majorHAnsi" w:cstheme="majorBidi"/>
      <w:b/>
      <w:bCs/>
      <w:color w:val="9D3511" w:themeColor="accent1" w:themeShade="BF"/>
      <w:sz w:val="28"/>
      <w:szCs w:val="28"/>
    </w:rPr>
  </w:style>
  <w:style w:type="paragraph" w:styleId="Heading2">
    <w:name w:val="heading 2"/>
    <w:basedOn w:val="Normal"/>
    <w:next w:val="Normal"/>
    <w:link w:val="Heading2Char"/>
    <w:uiPriority w:val="9"/>
    <w:unhideWhenUsed/>
    <w:qFormat/>
    <w:rsid w:val="00532A25"/>
    <w:pPr>
      <w:keepNext/>
      <w:keepLines/>
      <w:spacing w:before="200" w:after="0"/>
      <w:outlineLvl w:val="1"/>
    </w:pPr>
    <w:rPr>
      <w:rFonts w:asciiTheme="majorHAnsi" w:eastAsiaTheme="majorEastAsia" w:hAnsiTheme="majorHAnsi" w:cstheme="majorBidi"/>
      <w:b/>
      <w:bCs/>
      <w:color w:val="D34817" w:themeColor="accent1"/>
      <w:sz w:val="26"/>
      <w:szCs w:val="26"/>
    </w:rPr>
  </w:style>
  <w:style w:type="paragraph" w:styleId="Heading3">
    <w:name w:val="heading 3"/>
    <w:basedOn w:val="Normal"/>
    <w:next w:val="Normal"/>
    <w:link w:val="Heading3Char"/>
    <w:uiPriority w:val="9"/>
    <w:semiHidden/>
    <w:unhideWhenUsed/>
    <w:qFormat/>
    <w:rsid w:val="00532A25"/>
    <w:pPr>
      <w:keepNext/>
      <w:keepLines/>
      <w:spacing w:before="200" w:after="0"/>
      <w:outlineLvl w:val="2"/>
    </w:pPr>
    <w:rPr>
      <w:rFonts w:asciiTheme="majorHAnsi" w:eastAsiaTheme="majorEastAsia" w:hAnsiTheme="majorHAnsi" w:cstheme="majorBidi"/>
      <w:b/>
      <w:bCs/>
      <w:color w:val="D34817" w:themeColor="accent1"/>
    </w:rPr>
  </w:style>
  <w:style w:type="paragraph" w:styleId="Heading4">
    <w:name w:val="heading 4"/>
    <w:basedOn w:val="Normal"/>
    <w:next w:val="Normal"/>
    <w:link w:val="Heading4Char"/>
    <w:uiPriority w:val="9"/>
    <w:semiHidden/>
    <w:unhideWhenUsed/>
    <w:qFormat/>
    <w:rsid w:val="00532A25"/>
    <w:pPr>
      <w:keepNext/>
      <w:keepLines/>
      <w:spacing w:before="200" w:after="0"/>
      <w:outlineLvl w:val="3"/>
    </w:pPr>
    <w:rPr>
      <w:rFonts w:asciiTheme="majorHAnsi" w:eastAsiaTheme="majorEastAsia" w:hAnsiTheme="majorHAnsi" w:cstheme="majorBidi"/>
      <w:b/>
      <w:bCs/>
      <w:i/>
      <w:iCs/>
      <w:color w:val="D34817" w:themeColor="accent1"/>
    </w:rPr>
  </w:style>
  <w:style w:type="paragraph" w:styleId="Heading5">
    <w:name w:val="heading 5"/>
    <w:basedOn w:val="Normal"/>
    <w:next w:val="Normal"/>
    <w:link w:val="Heading5Char"/>
    <w:uiPriority w:val="9"/>
    <w:semiHidden/>
    <w:unhideWhenUsed/>
    <w:qFormat/>
    <w:rsid w:val="00532A25"/>
    <w:pPr>
      <w:keepNext/>
      <w:keepLines/>
      <w:spacing w:before="200" w:after="0"/>
      <w:outlineLvl w:val="4"/>
    </w:pPr>
    <w:rPr>
      <w:rFonts w:asciiTheme="majorHAnsi" w:eastAsiaTheme="majorEastAsia" w:hAnsiTheme="majorHAnsi" w:cstheme="majorBidi"/>
      <w:color w:val="68230B" w:themeColor="accent1" w:themeShade="7F"/>
    </w:rPr>
  </w:style>
  <w:style w:type="paragraph" w:styleId="Heading6">
    <w:name w:val="heading 6"/>
    <w:basedOn w:val="Normal"/>
    <w:next w:val="Normal"/>
    <w:link w:val="Heading6Char"/>
    <w:uiPriority w:val="9"/>
    <w:semiHidden/>
    <w:unhideWhenUsed/>
    <w:qFormat/>
    <w:rsid w:val="00532A25"/>
    <w:pPr>
      <w:keepNext/>
      <w:keepLines/>
      <w:spacing w:before="200" w:after="0"/>
      <w:outlineLvl w:val="5"/>
    </w:pPr>
    <w:rPr>
      <w:rFonts w:asciiTheme="majorHAnsi" w:eastAsiaTheme="majorEastAsia" w:hAnsiTheme="majorHAnsi" w:cstheme="majorBidi"/>
      <w:i/>
      <w:iCs/>
      <w:color w:val="68230B" w:themeColor="accent1" w:themeShade="7F"/>
    </w:rPr>
  </w:style>
  <w:style w:type="paragraph" w:styleId="Heading7">
    <w:name w:val="heading 7"/>
    <w:basedOn w:val="Normal"/>
    <w:next w:val="Normal"/>
    <w:link w:val="Heading7Char"/>
    <w:uiPriority w:val="9"/>
    <w:semiHidden/>
    <w:unhideWhenUsed/>
    <w:qFormat/>
    <w:rsid w:val="00532A2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32A25"/>
    <w:pPr>
      <w:keepNext/>
      <w:keepLines/>
      <w:spacing w:before="200" w:after="0"/>
      <w:outlineLvl w:val="7"/>
    </w:pPr>
    <w:rPr>
      <w:rFonts w:asciiTheme="majorHAnsi" w:eastAsiaTheme="majorEastAsia" w:hAnsiTheme="majorHAnsi" w:cstheme="majorBidi"/>
      <w:color w:val="D34817" w:themeColor="accent1"/>
      <w:sz w:val="20"/>
      <w:szCs w:val="20"/>
    </w:rPr>
  </w:style>
  <w:style w:type="paragraph" w:styleId="Heading9">
    <w:name w:val="heading 9"/>
    <w:basedOn w:val="Normal"/>
    <w:next w:val="Normal"/>
    <w:link w:val="Heading9Char"/>
    <w:uiPriority w:val="9"/>
    <w:semiHidden/>
    <w:unhideWhenUsed/>
    <w:qFormat/>
    <w:rsid w:val="00532A2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A25"/>
    <w:rPr>
      <w:rFonts w:asciiTheme="majorHAnsi" w:eastAsiaTheme="majorEastAsia" w:hAnsiTheme="majorHAnsi" w:cstheme="majorBidi"/>
      <w:b/>
      <w:bCs/>
      <w:color w:val="9D3511" w:themeColor="accent1" w:themeShade="BF"/>
      <w:sz w:val="28"/>
      <w:szCs w:val="28"/>
    </w:rPr>
  </w:style>
  <w:style w:type="character" w:customStyle="1" w:styleId="Heading2Char">
    <w:name w:val="Heading 2 Char"/>
    <w:basedOn w:val="DefaultParagraphFont"/>
    <w:link w:val="Heading2"/>
    <w:uiPriority w:val="9"/>
    <w:rsid w:val="00532A25"/>
    <w:rPr>
      <w:rFonts w:asciiTheme="majorHAnsi" w:eastAsiaTheme="majorEastAsia" w:hAnsiTheme="majorHAnsi" w:cstheme="majorBidi"/>
      <w:b/>
      <w:bCs/>
      <w:color w:val="D34817" w:themeColor="accent1"/>
      <w:sz w:val="26"/>
      <w:szCs w:val="26"/>
    </w:rPr>
  </w:style>
  <w:style w:type="character" w:customStyle="1" w:styleId="Heading3Char">
    <w:name w:val="Heading 3 Char"/>
    <w:basedOn w:val="DefaultParagraphFont"/>
    <w:link w:val="Heading3"/>
    <w:uiPriority w:val="9"/>
    <w:semiHidden/>
    <w:rsid w:val="00532A25"/>
    <w:rPr>
      <w:rFonts w:asciiTheme="majorHAnsi" w:eastAsiaTheme="majorEastAsia" w:hAnsiTheme="majorHAnsi" w:cstheme="majorBidi"/>
      <w:b/>
      <w:bCs/>
      <w:color w:val="D34817" w:themeColor="accent1"/>
    </w:rPr>
  </w:style>
  <w:style w:type="character" w:customStyle="1" w:styleId="Heading4Char">
    <w:name w:val="Heading 4 Char"/>
    <w:basedOn w:val="DefaultParagraphFont"/>
    <w:link w:val="Heading4"/>
    <w:uiPriority w:val="9"/>
    <w:semiHidden/>
    <w:rsid w:val="00532A25"/>
    <w:rPr>
      <w:rFonts w:asciiTheme="majorHAnsi" w:eastAsiaTheme="majorEastAsia" w:hAnsiTheme="majorHAnsi" w:cstheme="majorBidi"/>
      <w:b/>
      <w:bCs/>
      <w:i/>
      <w:iCs/>
      <w:color w:val="D34817" w:themeColor="accent1"/>
    </w:rPr>
  </w:style>
  <w:style w:type="character" w:customStyle="1" w:styleId="Heading5Char">
    <w:name w:val="Heading 5 Char"/>
    <w:basedOn w:val="DefaultParagraphFont"/>
    <w:link w:val="Heading5"/>
    <w:uiPriority w:val="9"/>
    <w:semiHidden/>
    <w:rsid w:val="00532A25"/>
    <w:rPr>
      <w:rFonts w:asciiTheme="majorHAnsi" w:eastAsiaTheme="majorEastAsia" w:hAnsiTheme="majorHAnsi" w:cstheme="majorBidi"/>
      <w:color w:val="68230B" w:themeColor="accent1" w:themeShade="7F"/>
    </w:rPr>
  </w:style>
  <w:style w:type="character" w:customStyle="1" w:styleId="Heading6Char">
    <w:name w:val="Heading 6 Char"/>
    <w:basedOn w:val="DefaultParagraphFont"/>
    <w:link w:val="Heading6"/>
    <w:uiPriority w:val="9"/>
    <w:semiHidden/>
    <w:rsid w:val="00532A25"/>
    <w:rPr>
      <w:rFonts w:asciiTheme="majorHAnsi" w:eastAsiaTheme="majorEastAsia" w:hAnsiTheme="majorHAnsi" w:cstheme="majorBidi"/>
      <w:i/>
      <w:iCs/>
      <w:color w:val="68230B" w:themeColor="accent1" w:themeShade="7F"/>
    </w:rPr>
  </w:style>
  <w:style w:type="character" w:customStyle="1" w:styleId="Heading7Char">
    <w:name w:val="Heading 7 Char"/>
    <w:basedOn w:val="DefaultParagraphFont"/>
    <w:link w:val="Heading7"/>
    <w:uiPriority w:val="9"/>
    <w:semiHidden/>
    <w:rsid w:val="00532A2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32A25"/>
    <w:rPr>
      <w:rFonts w:asciiTheme="majorHAnsi" w:eastAsiaTheme="majorEastAsia" w:hAnsiTheme="majorHAnsi" w:cstheme="majorBidi"/>
      <w:color w:val="D34817" w:themeColor="accent1"/>
      <w:sz w:val="20"/>
      <w:szCs w:val="20"/>
    </w:rPr>
  </w:style>
  <w:style w:type="character" w:customStyle="1" w:styleId="Heading9Char">
    <w:name w:val="Heading 9 Char"/>
    <w:basedOn w:val="DefaultParagraphFont"/>
    <w:link w:val="Heading9"/>
    <w:uiPriority w:val="9"/>
    <w:semiHidden/>
    <w:rsid w:val="00532A2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32A25"/>
    <w:pPr>
      <w:spacing w:line="240" w:lineRule="auto"/>
    </w:pPr>
    <w:rPr>
      <w:b/>
      <w:bCs/>
      <w:color w:val="D34817" w:themeColor="accent1"/>
      <w:sz w:val="18"/>
      <w:szCs w:val="18"/>
    </w:rPr>
  </w:style>
  <w:style w:type="paragraph" w:styleId="Title">
    <w:name w:val="Title"/>
    <w:basedOn w:val="Normal"/>
    <w:next w:val="Normal"/>
    <w:link w:val="TitleChar"/>
    <w:uiPriority w:val="10"/>
    <w:qFormat/>
    <w:rsid w:val="00532A25"/>
    <w:pPr>
      <w:pBdr>
        <w:bottom w:val="single" w:sz="8" w:space="4" w:color="D34817" w:themeColor="accent1"/>
      </w:pBdr>
      <w:spacing w:after="300" w:line="240" w:lineRule="auto"/>
      <w:contextualSpacing/>
    </w:pPr>
    <w:rPr>
      <w:rFonts w:asciiTheme="majorHAnsi" w:eastAsiaTheme="majorEastAsia" w:hAnsiTheme="majorHAnsi" w:cstheme="majorBidi"/>
      <w:color w:val="4E4A4A" w:themeColor="text2" w:themeShade="BF"/>
      <w:spacing w:val="5"/>
      <w:sz w:val="52"/>
      <w:szCs w:val="52"/>
    </w:rPr>
  </w:style>
  <w:style w:type="character" w:customStyle="1" w:styleId="TitleChar">
    <w:name w:val="Title Char"/>
    <w:basedOn w:val="DefaultParagraphFont"/>
    <w:link w:val="Title"/>
    <w:uiPriority w:val="10"/>
    <w:rsid w:val="00532A25"/>
    <w:rPr>
      <w:rFonts w:asciiTheme="majorHAnsi" w:eastAsiaTheme="majorEastAsia" w:hAnsiTheme="majorHAnsi" w:cstheme="majorBidi"/>
      <w:color w:val="4E4A4A" w:themeColor="text2" w:themeShade="BF"/>
      <w:spacing w:val="5"/>
      <w:sz w:val="52"/>
      <w:szCs w:val="52"/>
    </w:rPr>
  </w:style>
  <w:style w:type="paragraph" w:styleId="Subtitle">
    <w:name w:val="Subtitle"/>
    <w:basedOn w:val="Normal"/>
    <w:next w:val="Normal"/>
    <w:link w:val="SubtitleChar"/>
    <w:uiPriority w:val="11"/>
    <w:qFormat/>
    <w:rsid w:val="00532A25"/>
    <w:pPr>
      <w:numPr>
        <w:ilvl w:val="1"/>
      </w:numPr>
    </w:pPr>
    <w:rPr>
      <w:rFonts w:asciiTheme="majorHAnsi" w:eastAsiaTheme="majorEastAsia" w:hAnsiTheme="majorHAnsi" w:cstheme="majorBidi"/>
      <w:i/>
      <w:iCs/>
      <w:color w:val="D34817" w:themeColor="accent1"/>
      <w:spacing w:val="15"/>
      <w:szCs w:val="24"/>
    </w:rPr>
  </w:style>
  <w:style w:type="character" w:customStyle="1" w:styleId="SubtitleChar">
    <w:name w:val="Subtitle Char"/>
    <w:basedOn w:val="DefaultParagraphFont"/>
    <w:link w:val="Subtitle"/>
    <w:uiPriority w:val="11"/>
    <w:rsid w:val="00532A25"/>
    <w:rPr>
      <w:rFonts w:asciiTheme="majorHAnsi" w:eastAsiaTheme="majorEastAsia" w:hAnsiTheme="majorHAnsi" w:cstheme="majorBidi"/>
      <w:i/>
      <w:iCs/>
      <w:color w:val="D34817" w:themeColor="accent1"/>
      <w:spacing w:val="15"/>
      <w:sz w:val="24"/>
      <w:szCs w:val="24"/>
    </w:rPr>
  </w:style>
  <w:style w:type="character" w:styleId="Strong">
    <w:name w:val="Strong"/>
    <w:basedOn w:val="DefaultParagraphFont"/>
    <w:uiPriority w:val="22"/>
    <w:qFormat/>
    <w:rsid w:val="00532A25"/>
    <w:rPr>
      <w:b/>
      <w:bCs/>
    </w:rPr>
  </w:style>
  <w:style w:type="character" w:styleId="Emphasis">
    <w:name w:val="Emphasis"/>
    <w:basedOn w:val="DefaultParagraphFont"/>
    <w:uiPriority w:val="20"/>
    <w:qFormat/>
    <w:rsid w:val="00532A25"/>
    <w:rPr>
      <w:i/>
      <w:iCs/>
    </w:rPr>
  </w:style>
  <w:style w:type="paragraph" w:styleId="NoSpacing">
    <w:name w:val="No Spacing"/>
    <w:uiPriority w:val="1"/>
    <w:qFormat/>
    <w:rsid w:val="00532A25"/>
    <w:pPr>
      <w:spacing w:after="0" w:line="240" w:lineRule="auto"/>
    </w:pPr>
  </w:style>
  <w:style w:type="paragraph" w:styleId="Quote">
    <w:name w:val="Quote"/>
    <w:basedOn w:val="Normal"/>
    <w:next w:val="Normal"/>
    <w:link w:val="QuoteChar"/>
    <w:uiPriority w:val="29"/>
    <w:qFormat/>
    <w:rsid w:val="00532A25"/>
    <w:rPr>
      <w:i/>
      <w:iCs/>
      <w:color w:val="000000" w:themeColor="text1"/>
    </w:rPr>
  </w:style>
  <w:style w:type="character" w:customStyle="1" w:styleId="QuoteChar">
    <w:name w:val="Quote Char"/>
    <w:basedOn w:val="DefaultParagraphFont"/>
    <w:link w:val="Quote"/>
    <w:uiPriority w:val="29"/>
    <w:rsid w:val="00532A25"/>
    <w:rPr>
      <w:i/>
      <w:iCs/>
      <w:color w:val="000000" w:themeColor="text1"/>
    </w:rPr>
  </w:style>
  <w:style w:type="paragraph" w:styleId="IntenseQuote">
    <w:name w:val="Intense Quote"/>
    <w:basedOn w:val="Normal"/>
    <w:next w:val="Normal"/>
    <w:link w:val="IntenseQuoteChar"/>
    <w:uiPriority w:val="30"/>
    <w:qFormat/>
    <w:rsid w:val="00532A25"/>
    <w:pPr>
      <w:pBdr>
        <w:bottom w:val="single" w:sz="4" w:space="4" w:color="D34817" w:themeColor="accent1"/>
      </w:pBdr>
      <w:spacing w:before="200" w:after="280"/>
      <w:ind w:left="936" w:right="936"/>
    </w:pPr>
    <w:rPr>
      <w:b/>
      <w:bCs/>
      <w:i/>
      <w:iCs/>
      <w:color w:val="D34817" w:themeColor="accent1"/>
    </w:rPr>
  </w:style>
  <w:style w:type="character" w:customStyle="1" w:styleId="IntenseQuoteChar">
    <w:name w:val="Intense Quote Char"/>
    <w:basedOn w:val="DefaultParagraphFont"/>
    <w:link w:val="IntenseQuote"/>
    <w:uiPriority w:val="30"/>
    <w:rsid w:val="00532A25"/>
    <w:rPr>
      <w:b/>
      <w:bCs/>
      <w:i/>
      <w:iCs/>
      <w:color w:val="D34817" w:themeColor="accent1"/>
    </w:rPr>
  </w:style>
  <w:style w:type="character" w:styleId="SubtleEmphasis">
    <w:name w:val="Subtle Emphasis"/>
    <w:basedOn w:val="DefaultParagraphFont"/>
    <w:uiPriority w:val="19"/>
    <w:qFormat/>
    <w:rsid w:val="00532A25"/>
    <w:rPr>
      <w:i/>
      <w:iCs/>
      <w:color w:val="808080" w:themeColor="text1" w:themeTint="7F"/>
    </w:rPr>
  </w:style>
  <w:style w:type="character" w:styleId="IntenseEmphasis">
    <w:name w:val="Intense Emphasis"/>
    <w:basedOn w:val="DefaultParagraphFont"/>
    <w:uiPriority w:val="21"/>
    <w:qFormat/>
    <w:rsid w:val="00532A25"/>
    <w:rPr>
      <w:b/>
      <w:bCs/>
      <w:i/>
      <w:iCs/>
      <w:color w:val="D34817" w:themeColor="accent1"/>
    </w:rPr>
  </w:style>
  <w:style w:type="character" w:styleId="SubtleReference">
    <w:name w:val="Subtle Reference"/>
    <w:basedOn w:val="DefaultParagraphFont"/>
    <w:uiPriority w:val="31"/>
    <w:qFormat/>
    <w:rsid w:val="00532A25"/>
    <w:rPr>
      <w:smallCaps/>
      <w:color w:val="9B2D1F" w:themeColor="accent2"/>
      <w:u w:val="single"/>
    </w:rPr>
  </w:style>
  <w:style w:type="character" w:styleId="IntenseReference">
    <w:name w:val="Intense Reference"/>
    <w:basedOn w:val="DefaultParagraphFont"/>
    <w:uiPriority w:val="32"/>
    <w:qFormat/>
    <w:rsid w:val="00532A25"/>
    <w:rPr>
      <w:b/>
      <w:bCs/>
      <w:smallCaps/>
      <w:color w:val="9B2D1F" w:themeColor="accent2"/>
      <w:spacing w:val="5"/>
      <w:u w:val="single"/>
    </w:rPr>
  </w:style>
  <w:style w:type="character" w:styleId="BookTitle">
    <w:name w:val="Book Title"/>
    <w:basedOn w:val="DefaultParagraphFont"/>
    <w:uiPriority w:val="33"/>
    <w:qFormat/>
    <w:rsid w:val="00532A25"/>
    <w:rPr>
      <w:b/>
      <w:bCs/>
      <w:smallCaps/>
      <w:spacing w:val="5"/>
    </w:rPr>
  </w:style>
  <w:style w:type="paragraph" w:styleId="TOCHeading">
    <w:name w:val="TOC Heading"/>
    <w:basedOn w:val="Heading1"/>
    <w:next w:val="Normal"/>
    <w:uiPriority w:val="39"/>
    <w:unhideWhenUsed/>
    <w:qFormat/>
    <w:rsid w:val="00532A25"/>
    <w:pPr>
      <w:outlineLvl w:val="9"/>
    </w:pPr>
  </w:style>
  <w:style w:type="paragraph" w:styleId="Header">
    <w:name w:val="header"/>
    <w:basedOn w:val="Normal"/>
    <w:link w:val="HeaderChar"/>
    <w:uiPriority w:val="99"/>
    <w:unhideWhenUsed/>
    <w:rsid w:val="007F3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2B8"/>
  </w:style>
  <w:style w:type="paragraph" w:styleId="Footer">
    <w:name w:val="footer"/>
    <w:basedOn w:val="Normal"/>
    <w:link w:val="FooterChar"/>
    <w:uiPriority w:val="99"/>
    <w:unhideWhenUsed/>
    <w:rsid w:val="007F3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2B8"/>
  </w:style>
  <w:style w:type="character" w:styleId="PlaceholderText">
    <w:name w:val="Placeholder Text"/>
    <w:basedOn w:val="DefaultParagraphFont"/>
    <w:uiPriority w:val="99"/>
    <w:semiHidden/>
    <w:rsid w:val="00401622"/>
    <w:rPr>
      <w:color w:val="808080"/>
    </w:rPr>
  </w:style>
  <w:style w:type="paragraph" w:styleId="ListParagraph">
    <w:name w:val="List Paragraph"/>
    <w:basedOn w:val="Normal"/>
    <w:uiPriority w:val="34"/>
    <w:qFormat/>
    <w:rsid w:val="008140F7"/>
    <w:pPr>
      <w:ind w:left="720"/>
      <w:contextualSpacing/>
    </w:pPr>
  </w:style>
  <w:style w:type="table" w:styleId="TableGrid">
    <w:name w:val="Table Grid"/>
    <w:basedOn w:val="TableNormal"/>
    <w:uiPriority w:val="39"/>
    <w:rsid w:val="000F0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36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3644"/>
    <w:rPr>
      <w:rFonts w:ascii="Segoe UI" w:hAnsi="Segoe UI" w:cs="Segoe UI"/>
      <w:sz w:val="18"/>
      <w:szCs w:val="18"/>
    </w:rPr>
  </w:style>
  <w:style w:type="paragraph" w:styleId="EndnoteText">
    <w:name w:val="endnote text"/>
    <w:basedOn w:val="Normal"/>
    <w:link w:val="EndnoteTextChar"/>
    <w:uiPriority w:val="99"/>
    <w:semiHidden/>
    <w:unhideWhenUsed/>
    <w:rsid w:val="00A9464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94647"/>
    <w:rPr>
      <w:sz w:val="20"/>
      <w:szCs w:val="20"/>
    </w:rPr>
  </w:style>
  <w:style w:type="character" w:styleId="EndnoteReference">
    <w:name w:val="endnote reference"/>
    <w:basedOn w:val="DefaultParagraphFont"/>
    <w:uiPriority w:val="99"/>
    <w:semiHidden/>
    <w:unhideWhenUsed/>
    <w:rsid w:val="00A94647"/>
    <w:rPr>
      <w:vertAlign w:val="superscript"/>
    </w:rPr>
  </w:style>
  <w:style w:type="paragraph" w:styleId="Revision">
    <w:name w:val="Revision"/>
    <w:hidden/>
    <w:uiPriority w:val="99"/>
    <w:semiHidden/>
    <w:rsid w:val="002B2191"/>
    <w:pPr>
      <w:spacing w:after="0" w:line="240" w:lineRule="auto"/>
    </w:pPr>
    <w:rPr>
      <w:sz w:val="24"/>
    </w:rPr>
  </w:style>
  <w:style w:type="paragraph" w:styleId="TOC1">
    <w:name w:val="toc 1"/>
    <w:basedOn w:val="Normal"/>
    <w:next w:val="Normal"/>
    <w:autoRedefine/>
    <w:uiPriority w:val="39"/>
    <w:unhideWhenUsed/>
    <w:rsid w:val="00803C43"/>
    <w:pPr>
      <w:spacing w:after="100"/>
    </w:pPr>
  </w:style>
  <w:style w:type="paragraph" w:styleId="TOC2">
    <w:name w:val="toc 2"/>
    <w:basedOn w:val="Normal"/>
    <w:next w:val="Normal"/>
    <w:autoRedefine/>
    <w:uiPriority w:val="39"/>
    <w:unhideWhenUsed/>
    <w:rsid w:val="00803C43"/>
    <w:pPr>
      <w:spacing w:after="100"/>
      <w:ind w:left="240"/>
    </w:pPr>
  </w:style>
  <w:style w:type="character" w:styleId="Hyperlink">
    <w:name w:val="Hyperlink"/>
    <w:basedOn w:val="DefaultParagraphFont"/>
    <w:uiPriority w:val="99"/>
    <w:unhideWhenUsed/>
    <w:rsid w:val="00803C43"/>
    <w:rPr>
      <w:color w:val="CC99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7.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F12FC2-4D4E-4972-8534-FC0F5362934E}"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83299431-FDE6-4A7D-A470-F6E0FFB2D61E}">
      <dgm:prSet phldrT="[Text]"/>
      <dgm:spPr/>
      <dgm:t>
        <a:bodyPr/>
        <a:lstStyle/>
        <a:p>
          <a:pPr algn="ctr"/>
          <a:r>
            <a:rPr lang="en-US"/>
            <a:t>Weighing</a:t>
          </a:r>
        </a:p>
      </dgm:t>
    </dgm:pt>
    <dgm:pt modelId="{83407B73-E82A-409A-AEAA-954EEABC5778}" type="parTrans" cxnId="{57ECA7CF-2220-426B-80BE-F9A2AD667DB2}">
      <dgm:prSet/>
      <dgm:spPr/>
      <dgm:t>
        <a:bodyPr/>
        <a:lstStyle/>
        <a:p>
          <a:pPr algn="ctr"/>
          <a:endParaRPr lang="en-US"/>
        </a:p>
      </dgm:t>
    </dgm:pt>
    <dgm:pt modelId="{E12C6FC9-CAF9-4CB0-9191-84F345FF6480}" type="sibTrans" cxnId="{57ECA7CF-2220-426B-80BE-F9A2AD667DB2}">
      <dgm:prSet/>
      <dgm:spPr/>
      <dgm:t>
        <a:bodyPr/>
        <a:lstStyle/>
        <a:p>
          <a:pPr algn="ctr"/>
          <a:endParaRPr lang="en-US"/>
        </a:p>
      </dgm:t>
    </dgm:pt>
    <dgm:pt modelId="{85E02461-98A1-43C9-B778-FC620854B12F}">
      <dgm:prSet phldrT="[Text]"/>
      <dgm:spPr/>
      <dgm:t>
        <a:bodyPr/>
        <a:lstStyle/>
        <a:p>
          <a:pPr algn="ctr"/>
          <a:r>
            <a:rPr lang="en-US"/>
            <a:t>Mixture</a:t>
          </a:r>
        </a:p>
      </dgm:t>
    </dgm:pt>
    <dgm:pt modelId="{3CDBCA90-55B3-4B43-B80A-BBEE8D7F82FB}" type="parTrans" cxnId="{3D06E6BD-B6B0-4B68-AC4C-D00D9E21A580}">
      <dgm:prSet/>
      <dgm:spPr/>
      <dgm:t>
        <a:bodyPr/>
        <a:lstStyle/>
        <a:p>
          <a:pPr algn="ctr"/>
          <a:endParaRPr lang="en-US"/>
        </a:p>
      </dgm:t>
    </dgm:pt>
    <dgm:pt modelId="{DA202F00-3F5B-4179-8A67-8F07F1685428}" type="sibTrans" cxnId="{3D06E6BD-B6B0-4B68-AC4C-D00D9E21A580}">
      <dgm:prSet/>
      <dgm:spPr/>
      <dgm:t>
        <a:bodyPr/>
        <a:lstStyle/>
        <a:p>
          <a:pPr algn="ctr"/>
          <a:endParaRPr lang="en-US"/>
        </a:p>
      </dgm:t>
    </dgm:pt>
    <dgm:pt modelId="{49E44C3F-0469-4E1D-AC3B-57566CDEA646}">
      <dgm:prSet phldrT="[Text]"/>
      <dgm:spPr/>
      <dgm:t>
        <a:bodyPr/>
        <a:lstStyle/>
        <a:p>
          <a:pPr algn="ctr"/>
          <a:r>
            <a:rPr lang="en-US"/>
            <a:t>Portioning</a:t>
          </a:r>
        </a:p>
      </dgm:t>
    </dgm:pt>
    <dgm:pt modelId="{8E229523-B4A7-4FC3-9876-E1EDF7C4F960}" type="parTrans" cxnId="{CDED2B86-70FB-4F31-AF79-DE9B2C0F0092}">
      <dgm:prSet/>
      <dgm:spPr/>
      <dgm:t>
        <a:bodyPr/>
        <a:lstStyle/>
        <a:p>
          <a:pPr algn="ctr"/>
          <a:endParaRPr lang="en-US"/>
        </a:p>
      </dgm:t>
    </dgm:pt>
    <dgm:pt modelId="{0E92C1C3-BF14-4DE1-8E89-7D193A06A441}" type="sibTrans" cxnId="{CDED2B86-70FB-4F31-AF79-DE9B2C0F0092}">
      <dgm:prSet/>
      <dgm:spPr/>
      <dgm:t>
        <a:bodyPr/>
        <a:lstStyle/>
        <a:p>
          <a:pPr algn="ctr"/>
          <a:endParaRPr lang="en-US"/>
        </a:p>
      </dgm:t>
    </dgm:pt>
    <dgm:pt modelId="{B27FBB38-C4AC-42A0-87B4-DCFC934B494B}">
      <dgm:prSet phldrT="[Text]"/>
      <dgm:spPr/>
      <dgm:t>
        <a:bodyPr/>
        <a:lstStyle/>
        <a:p>
          <a:pPr algn="ctr"/>
          <a:r>
            <a:rPr lang="en-US"/>
            <a:t>Cooking</a:t>
          </a:r>
        </a:p>
      </dgm:t>
    </dgm:pt>
    <dgm:pt modelId="{06CDECE6-E409-4F35-8D6F-951985687928}" type="parTrans" cxnId="{DCA4033B-C90F-47CA-91B9-820783D306C0}">
      <dgm:prSet/>
      <dgm:spPr/>
      <dgm:t>
        <a:bodyPr/>
        <a:lstStyle/>
        <a:p>
          <a:pPr algn="ctr"/>
          <a:endParaRPr lang="en-US"/>
        </a:p>
      </dgm:t>
    </dgm:pt>
    <dgm:pt modelId="{0A11BAD2-2932-4B33-B73B-4BB866BBAE44}" type="sibTrans" cxnId="{DCA4033B-C90F-47CA-91B9-820783D306C0}">
      <dgm:prSet/>
      <dgm:spPr/>
      <dgm:t>
        <a:bodyPr/>
        <a:lstStyle/>
        <a:p>
          <a:pPr algn="ctr"/>
          <a:endParaRPr lang="en-US"/>
        </a:p>
      </dgm:t>
    </dgm:pt>
    <dgm:pt modelId="{9EC26C11-47E4-4941-B0E6-0C820AD97F63}">
      <dgm:prSet phldrT="[Text]"/>
      <dgm:spPr/>
      <dgm:t>
        <a:bodyPr/>
        <a:lstStyle/>
        <a:p>
          <a:pPr algn="ctr"/>
          <a:r>
            <a:rPr lang="en-US"/>
            <a:t>Cooling</a:t>
          </a:r>
        </a:p>
      </dgm:t>
    </dgm:pt>
    <dgm:pt modelId="{10A70883-C009-4BFD-8EC9-844684D264EB}" type="parTrans" cxnId="{56ED340C-422D-4109-87F2-8D1EA357D335}">
      <dgm:prSet/>
      <dgm:spPr/>
      <dgm:t>
        <a:bodyPr/>
        <a:lstStyle/>
        <a:p>
          <a:pPr algn="ctr"/>
          <a:endParaRPr lang="en-US"/>
        </a:p>
      </dgm:t>
    </dgm:pt>
    <dgm:pt modelId="{4F3C52D3-0672-41C3-B5A0-D8978FF498DB}" type="sibTrans" cxnId="{56ED340C-422D-4109-87F2-8D1EA357D335}">
      <dgm:prSet/>
      <dgm:spPr/>
      <dgm:t>
        <a:bodyPr/>
        <a:lstStyle/>
        <a:p>
          <a:pPr algn="ctr"/>
          <a:endParaRPr lang="en-US"/>
        </a:p>
      </dgm:t>
    </dgm:pt>
    <dgm:pt modelId="{0BCD638D-F796-494A-92D3-D60301562B3A}">
      <dgm:prSet phldrT="[Text]"/>
      <dgm:spPr/>
      <dgm:t>
        <a:bodyPr/>
        <a:lstStyle/>
        <a:p>
          <a:pPr algn="ctr"/>
          <a:r>
            <a:rPr lang="en-US"/>
            <a:t>Release</a:t>
          </a:r>
        </a:p>
      </dgm:t>
    </dgm:pt>
    <dgm:pt modelId="{CA5491AB-BB15-4DFE-B6AD-5E2265D46016}" type="parTrans" cxnId="{7902BE9D-9AAE-42D1-8D7A-52D9A1266901}">
      <dgm:prSet/>
      <dgm:spPr/>
      <dgm:t>
        <a:bodyPr/>
        <a:lstStyle/>
        <a:p>
          <a:pPr algn="ctr"/>
          <a:endParaRPr lang="en-US"/>
        </a:p>
      </dgm:t>
    </dgm:pt>
    <dgm:pt modelId="{1072D891-1450-4658-903E-4A4C37B0F520}" type="sibTrans" cxnId="{7902BE9D-9AAE-42D1-8D7A-52D9A1266901}">
      <dgm:prSet/>
      <dgm:spPr/>
      <dgm:t>
        <a:bodyPr/>
        <a:lstStyle/>
        <a:p>
          <a:pPr algn="ctr"/>
          <a:endParaRPr lang="en-US"/>
        </a:p>
      </dgm:t>
    </dgm:pt>
    <dgm:pt modelId="{D76D7622-62E4-464B-BF58-40A05BFC16C3}">
      <dgm:prSet phldrT="[Text]"/>
      <dgm:spPr/>
      <dgm:t>
        <a:bodyPr/>
        <a:lstStyle/>
        <a:p>
          <a:pPr algn="ctr"/>
          <a:r>
            <a:rPr lang="en-US"/>
            <a:t>Serving</a:t>
          </a:r>
        </a:p>
      </dgm:t>
    </dgm:pt>
    <dgm:pt modelId="{75E79DA8-AB2A-4C70-9D18-A7164BF2EB67}" type="parTrans" cxnId="{EEACB0A9-6428-44C0-B2D0-DFEE2AE0F112}">
      <dgm:prSet/>
      <dgm:spPr/>
      <dgm:t>
        <a:bodyPr/>
        <a:lstStyle/>
        <a:p>
          <a:pPr algn="ctr"/>
          <a:endParaRPr lang="en-US"/>
        </a:p>
      </dgm:t>
    </dgm:pt>
    <dgm:pt modelId="{1B8C822A-5045-4468-97C6-4F3F932C6976}" type="sibTrans" cxnId="{EEACB0A9-6428-44C0-B2D0-DFEE2AE0F112}">
      <dgm:prSet/>
      <dgm:spPr>
        <a:scene3d>
          <a:camera prst="orthographicFront"/>
          <a:lightRig rig="threePt" dir="t"/>
        </a:scene3d>
        <a:sp3d>
          <a:bevelT w="152400" h="50800" prst="softRound"/>
        </a:sp3d>
      </dgm:spPr>
      <dgm:t>
        <a:bodyPr/>
        <a:lstStyle/>
        <a:p>
          <a:pPr algn="ctr"/>
          <a:endParaRPr lang="en-US"/>
        </a:p>
      </dgm:t>
    </dgm:pt>
    <dgm:pt modelId="{F5854B97-6CF4-4B18-BC44-8A59B00615C4}" type="pres">
      <dgm:prSet presAssocID="{C5F12FC2-4D4E-4972-8534-FC0F5362934E}" presName="Name0" presStyleCnt="0">
        <dgm:presLayoutVars>
          <dgm:dir/>
          <dgm:resizeHandles val="exact"/>
        </dgm:presLayoutVars>
      </dgm:prSet>
      <dgm:spPr/>
    </dgm:pt>
    <dgm:pt modelId="{1A426D69-4CAE-482D-8524-448320ABD757}" type="pres">
      <dgm:prSet presAssocID="{83299431-FDE6-4A7D-A470-F6E0FFB2D61E}" presName="node" presStyleLbl="node1" presStyleIdx="0" presStyleCnt="7">
        <dgm:presLayoutVars>
          <dgm:bulletEnabled val="1"/>
        </dgm:presLayoutVars>
      </dgm:prSet>
      <dgm:spPr/>
    </dgm:pt>
    <dgm:pt modelId="{A709D054-35F5-4869-BC9C-A213FF3A21AC}" type="pres">
      <dgm:prSet presAssocID="{E12C6FC9-CAF9-4CB0-9191-84F345FF6480}" presName="sibTrans" presStyleLbl="sibTrans1D1" presStyleIdx="0" presStyleCnt="6"/>
      <dgm:spPr/>
    </dgm:pt>
    <dgm:pt modelId="{6CC5DA0D-3F31-406B-A4BA-34C3E7BCA7E7}" type="pres">
      <dgm:prSet presAssocID="{E12C6FC9-CAF9-4CB0-9191-84F345FF6480}" presName="connectorText" presStyleLbl="sibTrans1D1" presStyleIdx="0" presStyleCnt="6"/>
      <dgm:spPr/>
    </dgm:pt>
    <dgm:pt modelId="{F2C775CB-278F-4C3A-BAA2-0C7C4FA8E397}" type="pres">
      <dgm:prSet presAssocID="{85E02461-98A1-43C9-B778-FC620854B12F}" presName="node" presStyleLbl="node1" presStyleIdx="1" presStyleCnt="7">
        <dgm:presLayoutVars>
          <dgm:bulletEnabled val="1"/>
        </dgm:presLayoutVars>
      </dgm:prSet>
      <dgm:spPr/>
    </dgm:pt>
    <dgm:pt modelId="{FC8F8807-C1DA-4C43-A66D-E933FEE33C3A}" type="pres">
      <dgm:prSet presAssocID="{DA202F00-3F5B-4179-8A67-8F07F1685428}" presName="sibTrans" presStyleLbl="sibTrans1D1" presStyleIdx="1" presStyleCnt="6"/>
      <dgm:spPr/>
    </dgm:pt>
    <dgm:pt modelId="{A64C7971-8146-4AD3-8176-F5935CA48453}" type="pres">
      <dgm:prSet presAssocID="{DA202F00-3F5B-4179-8A67-8F07F1685428}" presName="connectorText" presStyleLbl="sibTrans1D1" presStyleIdx="1" presStyleCnt="6"/>
      <dgm:spPr/>
    </dgm:pt>
    <dgm:pt modelId="{1FB1F68D-7BBE-43A9-A077-0B4FA729EEE9}" type="pres">
      <dgm:prSet presAssocID="{49E44C3F-0469-4E1D-AC3B-57566CDEA646}" presName="node" presStyleLbl="node1" presStyleIdx="2" presStyleCnt="7">
        <dgm:presLayoutVars>
          <dgm:bulletEnabled val="1"/>
        </dgm:presLayoutVars>
      </dgm:prSet>
      <dgm:spPr/>
    </dgm:pt>
    <dgm:pt modelId="{802B7A61-14A9-42D0-B11F-BCF779CF3C24}" type="pres">
      <dgm:prSet presAssocID="{0E92C1C3-BF14-4DE1-8E89-7D193A06A441}" presName="sibTrans" presStyleLbl="sibTrans1D1" presStyleIdx="2" presStyleCnt="6"/>
      <dgm:spPr/>
    </dgm:pt>
    <dgm:pt modelId="{881E3177-4123-4198-BF75-0B8F4BEC1CDB}" type="pres">
      <dgm:prSet presAssocID="{0E92C1C3-BF14-4DE1-8E89-7D193A06A441}" presName="connectorText" presStyleLbl="sibTrans1D1" presStyleIdx="2" presStyleCnt="6"/>
      <dgm:spPr/>
    </dgm:pt>
    <dgm:pt modelId="{18CC1ECF-F7D4-47C1-8F79-9558FB0550DB}" type="pres">
      <dgm:prSet presAssocID="{B27FBB38-C4AC-42A0-87B4-DCFC934B494B}" presName="node" presStyleLbl="node1" presStyleIdx="3" presStyleCnt="7">
        <dgm:presLayoutVars>
          <dgm:bulletEnabled val="1"/>
        </dgm:presLayoutVars>
      </dgm:prSet>
      <dgm:spPr/>
    </dgm:pt>
    <dgm:pt modelId="{06855963-1EE4-4B59-A6DE-B1142AEB3138}" type="pres">
      <dgm:prSet presAssocID="{0A11BAD2-2932-4B33-B73B-4BB866BBAE44}" presName="sibTrans" presStyleLbl="sibTrans1D1" presStyleIdx="3" presStyleCnt="6"/>
      <dgm:spPr/>
    </dgm:pt>
    <dgm:pt modelId="{D86C09EB-8AF6-4E95-879E-8E72518EFFE2}" type="pres">
      <dgm:prSet presAssocID="{0A11BAD2-2932-4B33-B73B-4BB866BBAE44}" presName="connectorText" presStyleLbl="sibTrans1D1" presStyleIdx="3" presStyleCnt="6"/>
      <dgm:spPr/>
    </dgm:pt>
    <dgm:pt modelId="{49A268B2-3DD3-4417-BDFE-FAA37C1749C3}" type="pres">
      <dgm:prSet presAssocID="{9EC26C11-47E4-4941-B0E6-0C820AD97F63}" presName="node" presStyleLbl="node1" presStyleIdx="4" presStyleCnt="7">
        <dgm:presLayoutVars>
          <dgm:bulletEnabled val="1"/>
        </dgm:presLayoutVars>
      </dgm:prSet>
      <dgm:spPr/>
    </dgm:pt>
    <dgm:pt modelId="{454DF321-E2FE-4EB0-A1C9-18AC70541F17}" type="pres">
      <dgm:prSet presAssocID="{4F3C52D3-0672-41C3-B5A0-D8978FF498DB}" presName="sibTrans" presStyleLbl="sibTrans1D1" presStyleIdx="4" presStyleCnt="6"/>
      <dgm:spPr/>
    </dgm:pt>
    <dgm:pt modelId="{8967E64D-7A98-4CC6-9101-CA429FE32565}" type="pres">
      <dgm:prSet presAssocID="{4F3C52D3-0672-41C3-B5A0-D8978FF498DB}" presName="connectorText" presStyleLbl="sibTrans1D1" presStyleIdx="4" presStyleCnt="6"/>
      <dgm:spPr/>
    </dgm:pt>
    <dgm:pt modelId="{7C0D0019-F417-42D5-85D1-783FB40FEA85}" type="pres">
      <dgm:prSet presAssocID="{0BCD638D-F796-494A-92D3-D60301562B3A}" presName="node" presStyleLbl="node1" presStyleIdx="5" presStyleCnt="7">
        <dgm:presLayoutVars>
          <dgm:bulletEnabled val="1"/>
        </dgm:presLayoutVars>
      </dgm:prSet>
      <dgm:spPr/>
    </dgm:pt>
    <dgm:pt modelId="{A5AF5EFE-3050-44C7-B39B-E299B8A03CFE}" type="pres">
      <dgm:prSet presAssocID="{1072D891-1450-4658-903E-4A4C37B0F520}" presName="sibTrans" presStyleLbl="sibTrans1D1" presStyleIdx="5" presStyleCnt="6"/>
      <dgm:spPr/>
    </dgm:pt>
    <dgm:pt modelId="{7EDBD240-1C04-4861-8573-8D2A593BDE06}" type="pres">
      <dgm:prSet presAssocID="{1072D891-1450-4658-903E-4A4C37B0F520}" presName="connectorText" presStyleLbl="sibTrans1D1" presStyleIdx="5" presStyleCnt="6"/>
      <dgm:spPr/>
    </dgm:pt>
    <dgm:pt modelId="{B6D26EA0-61F1-478C-A6FF-2D8812A6B98F}" type="pres">
      <dgm:prSet presAssocID="{D76D7622-62E4-464B-BF58-40A05BFC16C3}" presName="node" presStyleLbl="node1" presStyleIdx="6" presStyleCnt="7">
        <dgm:presLayoutVars>
          <dgm:bulletEnabled val="1"/>
        </dgm:presLayoutVars>
      </dgm:prSet>
      <dgm:spPr/>
    </dgm:pt>
  </dgm:ptLst>
  <dgm:cxnLst>
    <dgm:cxn modelId="{1ED53001-2284-402E-8752-CE713CFA2C85}" type="presOf" srcId="{0A11BAD2-2932-4B33-B73B-4BB866BBAE44}" destId="{06855963-1EE4-4B59-A6DE-B1142AEB3138}" srcOrd="0" destOrd="0" presId="urn:microsoft.com/office/officeart/2005/8/layout/bProcess3"/>
    <dgm:cxn modelId="{56ED340C-422D-4109-87F2-8D1EA357D335}" srcId="{C5F12FC2-4D4E-4972-8534-FC0F5362934E}" destId="{9EC26C11-47E4-4941-B0E6-0C820AD97F63}" srcOrd="4" destOrd="0" parTransId="{10A70883-C009-4BFD-8EC9-844684D264EB}" sibTransId="{4F3C52D3-0672-41C3-B5A0-D8978FF498DB}"/>
    <dgm:cxn modelId="{23E93B1C-6E6D-4F03-99A2-ADCE4C62804D}" type="presOf" srcId="{D76D7622-62E4-464B-BF58-40A05BFC16C3}" destId="{B6D26EA0-61F1-478C-A6FF-2D8812A6B98F}" srcOrd="0" destOrd="0" presId="urn:microsoft.com/office/officeart/2005/8/layout/bProcess3"/>
    <dgm:cxn modelId="{65069F2D-324C-4257-8973-DD9E976BEA40}" type="presOf" srcId="{E12C6FC9-CAF9-4CB0-9191-84F345FF6480}" destId="{A709D054-35F5-4869-BC9C-A213FF3A21AC}" srcOrd="0" destOrd="0" presId="urn:microsoft.com/office/officeart/2005/8/layout/bProcess3"/>
    <dgm:cxn modelId="{34F6FA2E-DB13-4A49-8AFB-B8F53785BB36}" type="presOf" srcId="{0E92C1C3-BF14-4DE1-8E89-7D193A06A441}" destId="{881E3177-4123-4198-BF75-0B8F4BEC1CDB}" srcOrd="1" destOrd="0" presId="urn:microsoft.com/office/officeart/2005/8/layout/bProcess3"/>
    <dgm:cxn modelId="{DCA4033B-C90F-47CA-91B9-820783D306C0}" srcId="{C5F12FC2-4D4E-4972-8534-FC0F5362934E}" destId="{B27FBB38-C4AC-42A0-87B4-DCFC934B494B}" srcOrd="3" destOrd="0" parTransId="{06CDECE6-E409-4F35-8D6F-951985687928}" sibTransId="{0A11BAD2-2932-4B33-B73B-4BB866BBAE44}"/>
    <dgm:cxn modelId="{BC8B7263-40E6-49B5-A68C-BE6E90B496A3}" type="presOf" srcId="{E12C6FC9-CAF9-4CB0-9191-84F345FF6480}" destId="{6CC5DA0D-3F31-406B-A4BA-34C3E7BCA7E7}" srcOrd="1" destOrd="0" presId="urn:microsoft.com/office/officeart/2005/8/layout/bProcess3"/>
    <dgm:cxn modelId="{610F8843-6A2A-4765-AB41-125788832F45}" type="presOf" srcId="{9EC26C11-47E4-4941-B0E6-0C820AD97F63}" destId="{49A268B2-3DD3-4417-BDFE-FAA37C1749C3}" srcOrd="0" destOrd="0" presId="urn:microsoft.com/office/officeart/2005/8/layout/bProcess3"/>
    <dgm:cxn modelId="{4F62FE6B-27F4-4421-9E96-2A38FEAA1A29}" type="presOf" srcId="{4F3C52D3-0672-41C3-B5A0-D8978FF498DB}" destId="{454DF321-E2FE-4EB0-A1C9-18AC70541F17}" srcOrd="0" destOrd="0" presId="urn:microsoft.com/office/officeart/2005/8/layout/bProcess3"/>
    <dgm:cxn modelId="{FF08284D-1D5C-458E-891F-8749C2EF8735}" type="presOf" srcId="{DA202F00-3F5B-4179-8A67-8F07F1685428}" destId="{FC8F8807-C1DA-4C43-A66D-E933FEE33C3A}" srcOrd="0" destOrd="0" presId="urn:microsoft.com/office/officeart/2005/8/layout/bProcess3"/>
    <dgm:cxn modelId="{38F53E6D-8670-428E-8BED-637D32592C6C}" type="presOf" srcId="{49E44C3F-0469-4E1D-AC3B-57566CDEA646}" destId="{1FB1F68D-7BBE-43A9-A077-0B4FA729EEE9}" srcOrd="0" destOrd="0" presId="urn:microsoft.com/office/officeart/2005/8/layout/bProcess3"/>
    <dgm:cxn modelId="{21A3226E-EBB3-44AB-A268-0DE8E902F263}" type="presOf" srcId="{B27FBB38-C4AC-42A0-87B4-DCFC934B494B}" destId="{18CC1ECF-F7D4-47C1-8F79-9558FB0550DB}" srcOrd="0" destOrd="0" presId="urn:microsoft.com/office/officeart/2005/8/layout/bProcess3"/>
    <dgm:cxn modelId="{4329354F-C9F6-4C03-B535-9EA60E483632}" type="presOf" srcId="{4F3C52D3-0672-41C3-B5A0-D8978FF498DB}" destId="{8967E64D-7A98-4CC6-9101-CA429FE32565}" srcOrd="1" destOrd="0" presId="urn:microsoft.com/office/officeart/2005/8/layout/bProcess3"/>
    <dgm:cxn modelId="{6F99A180-1D53-46C9-BCAE-4991F1A9DB52}" type="presOf" srcId="{0A11BAD2-2932-4B33-B73B-4BB866BBAE44}" destId="{D86C09EB-8AF6-4E95-879E-8E72518EFFE2}" srcOrd="1" destOrd="0" presId="urn:microsoft.com/office/officeart/2005/8/layout/bProcess3"/>
    <dgm:cxn modelId="{CDED2B86-70FB-4F31-AF79-DE9B2C0F0092}" srcId="{C5F12FC2-4D4E-4972-8534-FC0F5362934E}" destId="{49E44C3F-0469-4E1D-AC3B-57566CDEA646}" srcOrd="2" destOrd="0" parTransId="{8E229523-B4A7-4FC3-9876-E1EDF7C4F960}" sibTransId="{0E92C1C3-BF14-4DE1-8E89-7D193A06A441}"/>
    <dgm:cxn modelId="{7902BE9D-9AAE-42D1-8D7A-52D9A1266901}" srcId="{C5F12FC2-4D4E-4972-8534-FC0F5362934E}" destId="{0BCD638D-F796-494A-92D3-D60301562B3A}" srcOrd="5" destOrd="0" parTransId="{CA5491AB-BB15-4DFE-B6AD-5E2265D46016}" sibTransId="{1072D891-1450-4658-903E-4A4C37B0F520}"/>
    <dgm:cxn modelId="{EEACB0A9-6428-44C0-B2D0-DFEE2AE0F112}" srcId="{C5F12FC2-4D4E-4972-8534-FC0F5362934E}" destId="{D76D7622-62E4-464B-BF58-40A05BFC16C3}" srcOrd="6" destOrd="0" parTransId="{75E79DA8-AB2A-4C70-9D18-A7164BF2EB67}" sibTransId="{1B8C822A-5045-4468-97C6-4F3F932C6976}"/>
    <dgm:cxn modelId="{F51ABFAC-189C-4FF8-8BB8-9D4E1DB1271B}" type="presOf" srcId="{0BCD638D-F796-494A-92D3-D60301562B3A}" destId="{7C0D0019-F417-42D5-85D1-783FB40FEA85}" srcOrd="0" destOrd="0" presId="urn:microsoft.com/office/officeart/2005/8/layout/bProcess3"/>
    <dgm:cxn modelId="{DCC9DBAF-B830-49D3-B74C-F47ADBAC2849}" type="presOf" srcId="{85E02461-98A1-43C9-B778-FC620854B12F}" destId="{F2C775CB-278F-4C3A-BAA2-0C7C4FA8E397}" srcOrd="0" destOrd="0" presId="urn:microsoft.com/office/officeart/2005/8/layout/bProcess3"/>
    <dgm:cxn modelId="{693657B2-78E9-4126-9C86-4A339D14D0C2}" type="presOf" srcId="{0E92C1C3-BF14-4DE1-8E89-7D193A06A441}" destId="{802B7A61-14A9-42D0-B11F-BCF779CF3C24}" srcOrd="0" destOrd="0" presId="urn:microsoft.com/office/officeart/2005/8/layout/bProcess3"/>
    <dgm:cxn modelId="{244A3CB6-A785-440A-ABAF-60DB3858FAC6}" type="presOf" srcId="{C5F12FC2-4D4E-4972-8534-FC0F5362934E}" destId="{F5854B97-6CF4-4B18-BC44-8A59B00615C4}" srcOrd="0" destOrd="0" presId="urn:microsoft.com/office/officeart/2005/8/layout/bProcess3"/>
    <dgm:cxn modelId="{3D06E6BD-B6B0-4B68-AC4C-D00D9E21A580}" srcId="{C5F12FC2-4D4E-4972-8534-FC0F5362934E}" destId="{85E02461-98A1-43C9-B778-FC620854B12F}" srcOrd="1" destOrd="0" parTransId="{3CDBCA90-55B3-4B43-B80A-BBEE8D7F82FB}" sibTransId="{DA202F00-3F5B-4179-8A67-8F07F1685428}"/>
    <dgm:cxn modelId="{3E00A6C3-7F8A-460A-8E9F-7E90367585F5}" type="presOf" srcId="{1072D891-1450-4658-903E-4A4C37B0F520}" destId="{A5AF5EFE-3050-44C7-B39B-E299B8A03CFE}" srcOrd="0" destOrd="0" presId="urn:microsoft.com/office/officeart/2005/8/layout/bProcess3"/>
    <dgm:cxn modelId="{57ECA7CF-2220-426B-80BE-F9A2AD667DB2}" srcId="{C5F12FC2-4D4E-4972-8534-FC0F5362934E}" destId="{83299431-FDE6-4A7D-A470-F6E0FFB2D61E}" srcOrd="0" destOrd="0" parTransId="{83407B73-E82A-409A-AEAA-954EEABC5778}" sibTransId="{E12C6FC9-CAF9-4CB0-9191-84F345FF6480}"/>
    <dgm:cxn modelId="{8FAE0FE7-E3ED-4505-ADAA-146CCECD82C1}" type="presOf" srcId="{DA202F00-3F5B-4179-8A67-8F07F1685428}" destId="{A64C7971-8146-4AD3-8176-F5935CA48453}" srcOrd="1" destOrd="0" presId="urn:microsoft.com/office/officeart/2005/8/layout/bProcess3"/>
    <dgm:cxn modelId="{AC5C0CED-0D88-47DE-8A0F-C4F12D5FFFE2}" type="presOf" srcId="{1072D891-1450-4658-903E-4A4C37B0F520}" destId="{7EDBD240-1C04-4861-8573-8D2A593BDE06}" srcOrd="1" destOrd="0" presId="urn:microsoft.com/office/officeart/2005/8/layout/bProcess3"/>
    <dgm:cxn modelId="{5FE953EE-32BB-4B18-B9BD-EFF1CFBE45F0}" type="presOf" srcId="{83299431-FDE6-4A7D-A470-F6E0FFB2D61E}" destId="{1A426D69-4CAE-482D-8524-448320ABD757}" srcOrd="0" destOrd="0" presId="urn:microsoft.com/office/officeart/2005/8/layout/bProcess3"/>
    <dgm:cxn modelId="{262A47D0-D6F7-4261-89A0-67ED603A5F17}" type="presParOf" srcId="{F5854B97-6CF4-4B18-BC44-8A59B00615C4}" destId="{1A426D69-4CAE-482D-8524-448320ABD757}" srcOrd="0" destOrd="0" presId="urn:microsoft.com/office/officeart/2005/8/layout/bProcess3"/>
    <dgm:cxn modelId="{B370736D-2178-4D58-B96E-43EA2F934094}" type="presParOf" srcId="{F5854B97-6CF4-4B18-BC44-8A59B00615C4}" destId="{A709D054-35F5-4869-BC9C-A213FF3A21AC}" srcOrd="1" destOrd="0" presId="urn:microsoft.com/office/officeart/2005/8/layout/bProcess3"/>
    <dgm:cxn modelId="{B8C4C181-1E35-40F9-B57D-A32628B26BF4}" type="presParOf" srcId="{A709D054-35F5-4869-BC9C-A213FF3A21AC}" destId="{6CC5DA0D-3F31-406B-A4BA-34C3E7BCA7E7}" srcOrd="0" destOrd="0" presId="urn:microsoft.com/office/officeart/2005/8/layout/bProcess3"/>
    <dgm:cxn modelId="{19643A3D-2BDA-463E-83CF-0071F41921E0}" type="presParOf" srcId="{F5854B97-6CF4-4B18-BC44-8A59B00615C4}" destId="{F2C775CB-278F-4C3A-BAA2-0C7C4FA8E397}" srcOrd="2" destOrd="0" presId="urn:microsoft.com/office/officeart/2005/8/layout/bProcess3"/>
    <dgm:cxn modelId="{3B2D2361-7812-4251-83BB-A8FC5B42A3F7}" type="presParOf" srcId="{F5854B97-6CF4-4B18-BC44-8A59B00615C4}" destId="{FC8F8807-C1DA-4C43-A66D-E933FEE33C3A}" srcOrd="3" destOrd="0" presId="urn:microsoft.com/office/officeart/2005/8/layout/bProcess3"/>
    <dgm:cxn modelId="{CCEB1A22-4A56-4F10-89EC-0DF210B21333}" type="presParOf" srcId="{FC8F8807-C1DA-4C43-A66D-E933FEE33C3A}" destId="{A64C7971-8146-4AD3-8176-F5935CA48453}" srcOrd="0" destOrd="0" presId="urn:microsoft.com/office/officeart/2005/8/layout/bProcess3"/>
    <dgm:cxn modelId="{78BF26F3-1084-422B-91CE-A436E6BBB93F}" type="presParOf" srcId="{F5854B97-6CF4-4B18-BC44-8A59B00615C4}" destId="{1FB1F68D-7BBE-43A9-A077-0B4FA729EEE9}" srcOrd="4" destOrd="0" presId="urn:microsoft.com/office/officeart/2005/8/layout/bProcess3"/>
    <dgm:cxn modelId="{85C32CA5-C342-42DC-9DA7-C3B1A6276665}" type="presParOf" srcId="{F5854B97-6CF4-4B18-BC44-8A59B00615C4}" destId="{802B7A61-14A9-42D0-B11F-BCF779CF3C24}" srcOrd="5" destOrd="0" presId="urn:microsoft.com/office/officeart/2005/8/layout/bProcess3"/>
    <dgm:cxn modelId="{846E1892-9113-4807-8EE7-7BC1DE4C480B}" type="presParOf" srcId="{802B7A61-14A9-42D0-B11F-BCF779CF3C24}" destId="{881E3177-4123-4198-BF75-0B8F4BEC1CDB}" srcOrd="0" destOrd="0" presId="urn:microsoft.com/office/officeart/2005/8/layout/bProcess3"/>
    <dgm:cxn modelId="{4C67157C-FDE0-4DB6-BE3E-4892638F553D}" type="presParOf" srcId="{F5854B97-6CF4-4B18-BC44-8A59B00615C4}" destId="{18CC1ECF-F7D4-47C1-8F79-9558FB0550DB}" srcOrd="6" destOrd="0" presId="urn:microsoft.com/office/officeart/2005/8/layout/bProcess3"/>
    <dgm:cxn modelId="{2C7D08C4-1304-4652-9C08-42188DBC7D77}" type="presParOf" srcId="{F5854B97-6CF4-4B18-BC44-8A59B00615C4}" destId="{06855963-1EE4-4B59-A6DE-B1142AEB3138}" srcOrd="7" destOrd="0" presId="urn:microsoft.com/office/officeart/2005/8/layout/bProcess3"/>
    <dgm:cxn modelId="{84C9F140-3263-48A0-B3F3-A82A9B4E5F8D}" type="presParOf" srcId="{06855963-1EE4-4B59-A6DE-B1142AEB3138}" destId="{D86C09EB-8AF6-4E95-879E-8E72518EFFE2}" srcOrd="0" destOrd="0" presId="urn:microsoft.com/office/officeart/2005/8/layout/bProcess3"/>
    <dgm:cxn modelId="{C32C8987-B65E-41CF-AD8F-11043238C705}" type="presParOf" srcId="{F5854B97-6CF4-4B18-BC44-8A59B00615C4}" destId="{49A268B2-3DD3-4417-BDFE-FAA37C1749C3}" srcOrd="8" destOrd="0" presId="urn:microsoft.com/office/officeart/2005/8/layout/bProcess3"/>
    <dgm:cxn modelId="{233C13C0-8C71-4190-9527-A2CBC74F099D}" type="presParOf" srcId="{F5854B97-6CF4-4B18-BC44-8A59B00615C4}" destId="{454DF321-E2FE-4EB0-A1C9-18AC70541F17}" srcOrd="9" destOrd="0" presId="urn:microsoft.com/office/officeart/2005/8/layout/bProcess3"/>
    <dgm:cxn modelId="{69F685CE-FEDE-4A28-9604-04EA907E4251}" type="presParOf" srcId="{454DF321-E2FE-4EB0-A1C9-18AC70541F17}" destId="{8967E64D-7A98-4CC6-9101-CA429FE32565}" srcOrd="0" destOrd="0" presId="urn:microsoft.com/office/officeart/2005/8/layout/bProcess3"/>
    <dgm:cxn modelId="{96DBFA39-BD9A-44E0-8985-966AAC8B2FBA}" type="presParOf" srcId="{F5854B97-6CF4-4B18-BC44-8A59B00615C4}" destId="{7C0D0019-F417-42D5-85D1-783FB40FEA85}" srcOrd="10" destOrd="0" presId="urn:microsoft.com/office/officeart/2005/8/layout/bProcess3"/>
    <dgm:cxn modelId="{AFE98269-1745-4D98-B4DA-8D49F56F4F9C}" type="presParOf" srcId="{F5854B97-6CF4-4B18-BC44-8A59B00615C4}" destId="{A5AF5EFE-3050-44C7-B39B-E299B8A03CFE}" srcOrd="11" destOrd="0" presId="urn:microsoft.com/office/officeart/2005/8/layout/bProcess3"/>
    <dgm:cxn modelId="{3F0CA5AD-FFC6-48FC-8FE1-F7B7A595C276}" type="presParOf" srcId="{A5AF5EFE-3050-44C7-B39B-E299B8A03CFE}" destId="{7EDBD240-1C04-4861-8573-8D2A593BDE06}" srcOrd="0" destOrd="0" presId="urn:microsoft.com/office/officeart/2005/8/layout/bProcess3"/>
    <dgm:cxn modelId="{B28BE7EC-7155-4339-8644-CC1883493629}" type="presParOf" srcId="{F5854B97-6CF4-4B18-BC44-8A59B00615C4}" destId="{B6D26EA0-61F1-478C-A6FF-2D8812A6B98F}" srcOrd="12"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09D054-35F5-4869-BC9C-A213FF3A21AC}">
      <dsp:nvSpPr>
        <dsp:cNvPr id="0" name=""/>
        <dsp:cNvSpPr/>
      </dsp:nvSpPr>
      <dsp:spPr>
        <a:xfrm>
          <a:off x="1937197" y="380198"/>
          <a:ext cx="294803" cy="91440"/>
        </a:xfrm>
        <a:custGeom>
          <a:avLst/>
          <a:gdLst/>
          <a:ahLst/>
          <a:cxnLst/>
          <a:rect l="0" t="0" r="0" b="0"/>
          <a:pathLst>
            <a:path>
              <a:moveTo>
                <a:pt x="0" y="45720"/>
              </a:moveTo>
              <a:lnTo>
                <a:pt x="2948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76464" y="424291"/>
        <a:ext cx="16270" cy="3254"/>
      </dsp:txXfrm>
    </dsp:sp>
    <dsp:sp modelId="{1A426D69-4CAE-482D-8524-448320ABD757}">
      <dsp:nvSpPr>
        <dsp:cNvPr id="0" name=""/>
        <dsp:cNvSpPr/>
      </dsp:nvSpPr>
      <dsp:spPr>
        <a:xfrm>
          <a:off x="524200" y="1478"/>
          <a:ext cx="1414797" cy="848878"/>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Weighing</a:t>
          </a:r>
        </a:p>
      </dsp:txBody>
      <dsp:txXfrm>
        <a:off x="524200" y="1478"/>
        <a:ext cx="1414797" cy="848878"/>
      </dsp:txXfrm>
    </dsp:sp>
    <dsp:sp modelId="{FC8F8807-C1DA-4C43-A66D-E933FEE33C3A}">
      <dsp:nvSpPr>
        <dsp:cNvPr id="0" name=""/>
        <dsp:cNvSpPr/>
      </dsp:nvSpPr>
      <dsp:spPr>
        <a:xfrm>
          <a:off x="3677398" y="380198"/>
          <a:ext cx="294803" cy="91440"/>
        </a:xfrm>
        <a:custGeom>
          <a:avLst/>
          <a:gdLst/>
          <a:ahLst/>
          <a:cxnLst/>
          <a:rect l="0" t="0" r="0" b="0"/>
          <a:pathLst>
            <a:path>
              <a:moveTo>
                <a:pt x="0" y="45720"/>
              </a:moveTo>
              <a:lnTo>
                <a:pt x="2948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816665" y="424291"/>
        <a:ext cx="16270" cy="3254"/>
      </dsp:txXfrm>
    </dsp:sp>
    <dsp:sp modelId="{F2C775CB-278F-4C3A-BAA2-0C7C4FA8E397}">
      <dsp:nvSpPr>
        <dsp:cNvPr id="0" name=""/>
        <dsp:cNvSpPr/>
      </dsp:nvSpPr>
      <dsp:spPr>
        <a:xfrm>
          <a:off x="2264401" y="1478"/>
          <a:ext cx="1414797" cy="848878"/>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Mixture</a:t>
          </a:r>
        </a:p>
      </dsp:txBody>
      <dsp:txXfrm>
        <a:off x="2264401" y="1478"/>
        <a:ext cx="1414797" cy="848878"/>
      </dsp:txXfrm>
    </dsp:sp>
    <dsp:sp modelId="{802B7A61-14A9-42D0-B11F-BCF779CF3C24}">
      <dsp:nvSpPr>
        <dsp:cNvPr id="0" name=""/>
        <dsp:cNvSpPr/>
      </dsp:nvSpPr>
      <dsp:spPr>
        <a:xfrm>
          <a:off x="1231599" y="848557"/>
          <a:ext cx="3480401" cy="294803"/>
        </a:xfrm>
        <a:custGeom>
          <a:avLst/>
          <a:gdLst/>
          <a:ahLst/>
          <a:cxnLst/>
          <a:rect l="0" t="0" r="0" b="0"/>
          <a:pathLst>
            <a:path>
              <a:moveTo>
                <a:pt x="3480401" y="0"/>
              </a:moveTo>
              <a:lnTo>
                <a:pt x="3480401" y="164501"/>
              </a:lnTo>
              <a:lnTo>
                <a:pt x="0" y="164501"/>
              </a:lnTo>
              <a:lnTo>
                <a:pt x="0" y="294803"/>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84410" y="994332"/>
        <a:ext cx="174779" cy="3254"/>
      </dsp:txXfrm>
    </dsp:sp>
    <dsp:sp modelId="{1FB1F68D-7BBE-43A9-A077-0B4FA729EEE9}">
      <dsp:nvSpPr>
        <dsp:cNvPr id="0" name=""/>
        <dsp:cNvSpPr/>
      </dsp:nvSpPr>
      <dsp:spPr>
        <a:xfrm>
          <a:off x="4004602" y="1478"/>
          <a:ext cx="1414797" cy="848878"/>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Portioning</a:t>
          </a:r>
        </a:p>
      </dsp:txBody>
      <dsp:txXfrm>
        <a:off x="4004602" y="1478"/>
        <a:ext cx="1414797" cy="848878"/>
      </dsp:txXfrm>
    </dsp:sp>
    <dsp:sp modelId="{06855963-1EE4-4B59-A6DE-B1142AEB3138}">
      <dsp:nvSpPr>
        <dsp:cNvPr id="0" name=""/>
        <dsp:cNvSpPr/>
      </dsp:nvSpPr>
      <dsp:spPr>
        <a:xfrm>
          <a:off x="1937197" y="1554480"/>
          <a:ext cx="294803" cy="91440"/>
        </a:xfrm>
        <a:custGeom>
          <a:avLst/>
          <a:gdLst/>
          <a:ahLst/>
          <a:cxnLst/>
          <a:rect l="0" t="0" r="0" b="0"/>
          <a:pathLst>
            <a:path>
              <a:moveTo>
                <a:pt x="0" y="45720"/>
              </a:moveTo>
              <a:lnTo>
                <a:pt x="2948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76464" y="1598572"/>
        <a:ext cx="16270" cy="3254"/>
      </dsp:txXfrm>
    </dsp:sp>
    <dsp:sp modelId="{18CC1ECF-F7D4-47C1-8F79-9558FB0550DB}">
      <dsp:nvSpPr>
        <dsp:cNvPr id="0" name=""/>
        <dsp:cNvSpPr/>
      </dsp:nvSpPr>
      <dsp:spPr>
        <a:xfrm>
          <a:off x="524200" y="1175760"/>
          <a:ext cx="1414797" cy="848878"/>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Cooking</a:t>
          </a:r>
        </a:p>
      </dsp:txBody>
      <dsp:txXfrm>
        <a:off x="524200" y="1175760"/>
        <a:ext cx="1414797" cy="848878"/>
      </dsp:txXfrm>
    </dsp:sp>
    <dsp:sp modelId="{454DF321-E2FE-4EB0-A1C9-18AC70541F17}">
      <dsp:nvSpPr>
        <dsp:cNvPr id="0" name=""/>
        <dsp:cNvSpPr/>
      </dsp:nvSpPr>
      <dsp:spPr>
        <a:xfrm>
          <a:off x="3677398" y="1554480"/>
          <a:ext cx="294803" cy="91440"/>
        </a:xfrm>
        <a:custGeom>
          <a:avLst/>
          <a:gdLst/>
          <a:ahLst/>
          <a:cxnLst/>
          <a:rect l="0" t="0" r="0" b="0"/>
          <a:pathLst>
            <a:path>
              <a:moveTo>
                <a:pt x="0" y="45720"/>
              </a:moveTo>
              <a:lnTo>
                <a:pt x="2948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816665" y="1598572"/>
        <a:ext cx="16270" cy="3254"/>
      </dsp:txXfrm>
    </dsp:sp>
    <dsp:sp modelId="{49A268B2-3DD3-4417-BDFE-FAA37C1749C3}">
      <dsp:nvSpPr>
        <dsp:cNvPr id="0" name=""/>
        <dsp:cNvSpPr/>
      </dsp:nvSpPr>
      <dsp:spPr>
        <a:xfrm>
          <a:off x="2264401" y="1175760"/>
          <a:ext cx="1414797" cy="848878"/>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Cooling</a:t>
          </a:r>
        </a:p>
      </dsp:txBody>
      <dsp:txXfrm>
        <a:off x="2264401" y="1175760"/>
        <a:ext cx="1414797" cy="848878"/>
      </dsp:txXfrm>
    </dsp:sp>
    <dsp:sp modelId="{A5AF5EFE-3050-44C7-B39B-E299B8A03CFE}">
      <dsp:nvSpPr>
        <dsp:cNvPr id="0" name=""/>
        <dsp:cNvSpPr/>
      </dsp:nvSpPr>
      <dsp:spPr>
        <a:xfrm>
          <a:off x="1231599" y="2022839"/>
          <a:ext cx="3480401" cy="294803"/>
        </a:xfrm>
        <a:custGeom>
          <a:avLst/>
          <a:gdLst/>
          <a:ahLst/>
          <a:cxnLst/>
          <a:rect l="0" t="0" r="0" b="0"/>
          <a:pathLst>
            <a:path>
              <a:moveTo>
                <a:pt x="3480401" y="0"/>
              </a:moveTo>
              <a:lnTo>
                <a:pt x="3480401" y="164501"/>
              </a:lnTo>
              <a:lnTo>
                <a:pt x="0" y="164501"/>
              </a:lnTo>
              <a:lnTo>
                <a:pt x="0" y="294803"/>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84410" y="2168613"/>
        <a:ext cx="174779" cy="3254"/>
      </dsp:txXfrm>
    </dsp:sp>
    <dsp:sp modelId="{7C0D0019-F417-42D5-85D1-783FB40FEA85}">
      <dsp:nvSpPr>
        <dsp:cNvPr id="0" name=""/>
        <dsp:cNvSpPr/>
      </dsp:nvSpPr>
      <dsp:spPr>
        <a:xfrm>
          <a:off x="4004602" y="1175760"/>
          <a:ext cx="1414797" cy="848878"/>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Release</a:t>
          </a:r>
        </a:p>
      </dsp:txBody>
      <dsp:txXfrm>
        <a:off x="4004602" y="1175760"/>
        <a:ext cx="1414797" cy="848878"/>
      </dsp:txXfrm>
    </dsp:sp>
    <dsp:sp modelId="{B6D26EA0-61F1-478C-A6FF-2D8812A6B98F}">
      <dsp:nvSpPr>
        <dsp:cNvPr id="0" name=""/>
        <dsp:cNvSpPr/>
      </dsp:nvSpPr>
      <dsp:spPr>
        <a:xfrm>
          <a:off x="524200" y="2350042"/>
          <a:ext cx="1414797" cy="848878"/>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Serving</a:t>
          </a:r>
        </a:p>
      </dsp:txBody>
      <dsp:txXfrm>
        <a:off x="524200" y="2350042"/>
        <a:ext cx="1414797" cy="84887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D374488E0D4A79B41CE02CE327A8CC"/>
        <w:category>
          <w:name w:val="General"/>
          <w:gallery w:val="placeholder"/>
        </w:category>
        <w:types>
          <w:type w:val="bbPlcHdr"/>
        </w:types>
        <w:behaviors>
          <w:behavior w:val="content"/>
        </w:behaviors>
        <w:guid w:val="{500DD408-D3F4-4526-8706-0F23895FD8E8}"/>
      </w:docPartPr>
      <w:docPartBody>
        <w:p w:rsidR="0033060F" w:rsidRDefault="0002797B">
          <w:r w:rsidRPr="0086005A">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TZhongsong">
    <w:altName w:val="Microsoft YaHei"/>
    <w:charset w:val="86"/>
    <w:family w:val="auto"/>
    <w:pitch w:val="variable"/>
    <w:sig w:usb0="00000287" w:usb1="080F0000" w:usb2="00000010" w:usb3="00000000" w:csb0="0004009F" w:csb1="00000000"/>
  </w:font>
  <w:font w:name="Majalla 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97B"/>
    <w:rsid w:val="0002797B"/>
    <w:rsid w:val="00050818"/>
    <w:rsid w:val="0033060F"/>
    <w:rsid w:val="0072393C"/>
    <w:rsid w:val="007B2C9A"/>
    <w:rsid w:val="008523B1"/>
    <w:rsid w:val="00982A79"/>
    <w:rsid w:val="00B85609"/>
    <w:rsid w:val="00BB339A"/>
    <w:rsid w:val="00C038FB"/>
    <w:rsid w:val="00C32477"/>
    <w:rsid w:val="00DF61B7"/>
    <w:rsid w:val="00E0358C"/>
    <w:rsid w:val="00F908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61B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Integral">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E4852345543C41A8D2C8343CF4B874" ma:contentTypeVersion="13" ma:contentTypeDescription="Create a new document." ma:contentTypeScope="" ma:versionID="e1b2d99699d72d8131a9913078eaca6a">
  <xsd:schema xmlns:xsd="http://www.w3.org/2001/XMLSchema" xmlns:xs="http://www.w3.org/2001/XMLSchema" xmlns:p="http://schemas.microsoft.com/office/2006/metadata/properties" xmlns:ns1="http://schemas.microsoft.com/sharepoint/v3" xmlns:ns2="59c1bcad-7098-423b-871d-6eb77e919c74" xmlns:ns3="77e75463-0609-43b1-9861-fe0c92935952" targetNamespace="http://schemas.microsoft.com/office/2006/metadata/properties" ma:root="true" ma:fieldsID="5fa49e0b189691b5a54043b4de04bfa4" ns1:_="" ns2:_="" ns3:_="">
    <xsd:import namespace="http://schemas.microsoft.com/sharepoint/v3"/>
    <xsd:import namespace="59c1bcad-7098-423b-871d-6eb77e919c74"/>
    <xsd:import namespace="77e75463-0609-43b1-9861-fe0c929359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c1bcad-7098-423b-871d-6eb77e919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e75463-0609-43b1-9861-fe0c929359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6348E-FB7D-40FA-B97B-669E96307071}">
  <ds:schemaRefs>
    <ds:schemaRef ds:uri="http://schemas.microsoft.com/sharepoint/v3/contenttype/forms"/>
  </ds:schemaRefs>
</ds:datastoreItem>
</file>

<file path=customXml/itemProps2.xml><?xml version="1.0" encoding="utf-8"?>
<ds:datastoreItem xmlns:ds="http://schemas.openxmlformats.org/officeDocument/2006/customXml" ds:itemID="{6758F126-7A4F-479A-80D8-1B62BB1DA93A}">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68AAD0D-3825-487C-B7FD-505BF4244C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c1bcad-7098-423b-871d-6eb77e919c74"/>
    <ds:schemaRef ds:uri="77e75463-0609-43b1-9861-fe0c92935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5EB371-F490-400E-A274-77DB6BB92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410</Words>
  <Characters>2339</Characters>
  <Application>Microsoft Office Word</Application>
  <DocSecurity>0</DocSecurity>
  <Lines>19</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Making perfect muffins</vt:lpstr>
      <vt:lpstr>Préparer des muffins parfaits</vt:lpstr>
    </vt:vector>
  </TitlesOfParts>
  <Company>HOCICT COFFEE</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perfect muffins</dc:title>
  <dc:subject/>
  <dc:creator>Karim</dc:creator>
  <cp:keywords/>
  <dc:description/>
  <cp:lastModifiedBy>Ly Tran Thai Hoc</cp:lastModifiedBy>
  <cp:revision>19</cp:revision>
  <dcterms:created xsi:type="dcterms:W3CDTF">2023-08-07T08:38:00Z</dcterms:created>
  <dcterms:modified xsi:type="dcterms:W3CDTF">2024-03-11T07:39:00Z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0x010100EAE4852345543C41A8D2C8343CF4B874</vt:lpwstr>
  </property>
</Properties>
</file>